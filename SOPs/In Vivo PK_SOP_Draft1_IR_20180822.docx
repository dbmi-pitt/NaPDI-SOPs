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3796542"/>
        <w:docPartObj>
          <w:docPartGallery w:val="Cover Pages"/>
          <w:docPartUnique/>
        </w:docPartObj>
      </w:sdtPr>
      <w:sdtEndPr/>
      <w:sdtContent>
        <w:p w14:paraId="6A91B247" w14:textId="77777777" w:rsidR="004649B2" w:rsidRDefault="004649B2">
          <w:pPr>
            <w:pStyle w:val="NoSpacing"/>
            <w:rPr>
              <w:rFonts w:asciiTheme="majorHAnsi" w:eastAsiaTheme="majorEastAsia" w:hAnsiTheme="majorHAnsi" w:cstheme="majorBidi"/>
              <w:sz w:val="72"/>
              <w:szCs w:val="72"/>
            </w:rPr>
          </w:pPr>
        </w:p>
        <w:p w14:paraId="72714035" w14:textId="77777777" w:rsidR="004649B2" w:rsidRDefault="001E2E16">
          <w:pPr>
            <w:pStyle w:val="NoSpacing"/>
            <w:rPr>
              <w:rFonts w:asciiTheme="majorHAnsi" w:eastAsiaTheme="majorEastAsia" w:hAnsiTheme="majorHAnsi" w:cstheme="majorBidi"/>
              <w:sz w:val="48"/>
              <w:szCs w:val="48"/>
            </w:rPr>
          </w:pPr>
          <w:r>
            <w:rPr>
              <w:rFonts w:asciiTheme="majorHAnsi" w:eastAsiaTheme="majorEastAsia" w:hAnsiTheme="majorHAnsi" w:cstheme="majorBidi"/>
              <w:sz w:val="48"/>
              <w:szCs w:val="48"/>
            </w:rPr>
            <w:t>NaPDI Repository Data Entry SOP:                                In vivo Natural Product Pharmacokinetic Studies</w:t>
          </w:r>
        </w:p>
      </w:sdtContent>
    </w:sdt>
    <w:sdt>
      <w:sdtPr>
        <w:alias w:val="Subtitle"/>
        <w:id w:val="39330109"/>
        <w:dataBinding w:prefixMappings="xmlns:ns0='http://schemas.openxmlformats.org/package/2006/metadata/core-properties' xmlns:ns1='http://purl.org/dc/elements/1.1/'" w:xpath="/ns0:coreProperties[1]/ns1:subject[1]" w:storeItemID="{6C3C8BC8-F283-45AE-878A-BAB7291924A1}"/>
        <w:text/>
      </w:sdtPr>
      <w:sdtEndPr/>
      <w:sdtContent>
        <w:p w14:paraId="7DB9191A" w14:textId="77777777" w:rsidR="004649B2" w:rsidRDefault="001E2E16">
          <w:pPr>
            <w:pStyle w:val="NoSpacing"/>
            <w:spacing w:before="240" w:after="200"/>
            <w:rPr>
              <w:rFonts w:asciiTheme="majorHAnsi" w:eastAsiaTheme="majorEastAsia" w:hAnsiTheme="majorHAnsi" w:cstheme="majorBidi"/>
              <w:sz w:val="32"/>
              <w:szCs w:val="32"/>
            </w:rPr>
          </w:pPr>
          <w:r>
            <w:rPr>
              <w:rFonts w:asciiTheme="majorHAnsi" w:eastAsiaTheme="majorEastAsia" w:hAnsiTheme="majorHAnsi" w:cstheme="majorBidi"/>
              <w:sz w:val="32"/>
              <w:szCs w:val="32"/>
            </w:rPr>
            <w:t>Version 1</w:t>
          </w:r>
        </w:p>
      </w:sdtContent>
    </w:sdt>
    <w:p w14:paraId="4104F15B" w14:textId="77777777" w:rsidR="004649B2" w:rsidRDefault="004649B2">
      <w:pPr>
        <w:pStyle w:val="NoSpacing"/>
      </w:pPr>
    </w:p>
    <w:p w14:paraId="75AC1416" w14:textId="77777777" w:rsidR="004649B2" w:rsidRDefault="001E2E16">
      <w:pPr>
        <w:pStyle w:val="NoSpacing"/>
      </w:pPr>
      <w:r>
        <w:t>Creation Date: March 2017</w:t>
      </w:r>
    </w:p>
    <w:p w14:paraId="658B7CA3" w14:textId="77777777" w:rsidR="004649B2" w:rsidRDefault="004649B2">
      <w:pPr>
        <w:pStyle w:val="NoSpacing"/>
      </w:pPr>
    </w:p>
    <w:sdt>
      <w:sdtPr>
        <w:alias w:val="Author"/>
        <w:id w:val="508968466"/>
        <w:dataBinding w:prefixMappings="xmlns:ns0='http://schemas.openxmlformats.org/package/2006/metadata/core-properties' xmlns:ns1='http://purl.org/dc/elements/1.1/'" w:xpath="/ns0:coreProperties[1]/ns1:creator[1]" w:storeItemID="{6C3C8BC8-F283-45AE-878A-BAB7291924A1}"/>
        <w:text/>
      </w:sdtPr>
      <w:sdtEndPr/>
      <w:sdtContent>
        <w:p w14:paraId="333961BE" w14:textId="77777777" w:rsidR="004649B2" w:rsidRDefault="001E2E16">
          <w:pPr>
            <w:pStyle w:val="NoSpacing"/>
          </w:pPr>
          <w:r>
            <w:t xml:space="preserve">Author: Isabelle </w:t>
          </w:r>
          <w:proofErr w:type="spellStart"/>
          <w:r>
            <w:t>Ragueneau</w:t>
          </w:r>
          <w:proofErr w:type="spellEnd"/>
        </w:p>
      </w:sdtContent>
    </w:sdt>
    <w:p w14:paraId="3B677869" w14:textId="77777777" w:rsidR="004649B2" w:rsidRDefault="004649B2"/>
    <w:p w14:paraId="0B832B71" w14:textId="77777777" w:rsidR="004649B2" w:rsidRDefault="001E2E16">
      <w:pPr>
        <w:pBdr>
          <w:bottom w:val="single" w:sz="6" w:space="1" w:color="00000A"/>
        </w:pBdr>
        <w:rPr>
          <w:b/>
          <w:color w:val="000000" w:themeColor="text1"/>
          <w:u w:val="single"/>
        </w:rPr>
      </w:pPr>
      <w:r>
        <w:rPr>
          <w:b/>
          <w:color w:val="000000" w:themeColor="text1"/>
          <w:u w:val="single"/>
        </w:rPr>
        <w:t xml:space="preserve"> </w:t>
      </w:r>
    </w:p>
    <w:p w14:paraId="4226329E" w14:textId="77777777" w:rsidR="004649B2" w:rsidRDefault="004649B2">
      <w:pPr>
        <w:rPr>
          <w:b/>
          <w:color w:val="000000" w:themeColor="text1"/>
          <w:u w:val="single"/>
        </w:rPr>
      </w:pPr>
    </w:p>
    <w:p w14:paraId="4E70A373" w14:textId="77777777" w:rsidR="004649B2" w:rsidRDefault="001E2E16">
      <w:pPr>
        <w:rPr>
          <w:rFonts w:asciiTheme="majorHAnsi" w:hAnsiTheme="majorHAnsi"/>
          <w:b/>
          <w:color w:val="17365D" w:themeColor="text2" w:themeShade="BF"/>
          <w:sz w:val="36"/>
          <w:szCs w:val="36"/>
        </w:rPr>
      </w:pPr>
      <w:r>
        <w:rPr>
          <w:rFonts w:asciiTheme="majorHAnsi" w:hAnsiTheme="majorHAnsi"/>
          <w:b/>
          <w:color w:val="17365D" w:themeColor="text2" w:themeShade="BF"/>
          <w:sz w:val="36"/>
          <w:szCs w:val="36"/>
        </w:rPr>
        <w:t>Contents</w:t>
      </w:r>
    </w:p>
    <w:p w14:paraId="523B5AA1" w14:textId="77777777" w:rsidR="004649B2" w:rsidRDefault="00C60FD0">
      <w:pPr>
        <w:pStyle w:val="Heading2"/>
        <w:spacing w:after="200"/>
        <w:jc w:val="both"/>
      </w:pPr>
      <w:hyperlink w:anchor="Background">
        <w:r w:rsidR="001E2E16">
          <w:rPr>
            <w:rStyle w:val="InternetLink"/>
            <w:rFonts w:asciiTheme="majorHAnsi" w:hAnsiTheme="majorHAnsi"/>
            <w:color w:val="0070C0"/>
            <w:sz w:val="28"/>
            <w:szCs w:val="28"/>
            <w:u w:val="none"/>
          </w:rPr>
          <w:t>1.</w:t>
        </w:r>
        <w:r w:rsidR="001E2E16">
          <w:rPr>
            <w:rStyle w:val="InternetLink"/>
            <w:rFonts w:asciiTheme="majorHAnsi" w:hAnsiTheme="majorHAnsi"/>
            <w:color w:val="0070C0"/>
            <w:sz w:val="28"/>
            <w:szCs w:val="28"/>
            <w:u w:val="none"/>
          </w:rPr>
          <w:tab/>
          <w:t>Background……………………………………………………………………………………………...…2</w:t>
        </w:r>
      </w:hyperlink>
    </w:p>
    <w:p w14:paraId="4A10A2E3" w14:textId="77777777" w:rsidR="004649B2" w:rsidRDefault="00C60FD0">
      <w:pPr>
        <w:pStyle w:val="Heading2"/>
        <w:spacing w:after="200"/>
        <w:ind w:firstLine="720"/>
        <w:jc w:val="both"/>
      </w:pPr>
      <w:hyperlink w:anchor="Scope">
        <w:r w:rsidR="001E2E16">
          <w:rPr>
            <w:rStyle w:val="InternetLink"/>
            <w:rFonts w:asciiTheme="majorHAnsi" w:hAnsiTheme="majorHAnsi"/>
            <w:color w:val="0070C0"/>
            <w:sz w:val="28"/>
            <w:szCs w:val="28"/>
            <w:u w:val="none"/>
          </w:rPr>
          <w:t>1.1</w:t>
        </w:r>
        <w:r w:rsidR="001E2E16">
          <w:rPr>
            <w:rStyle w:val="InternetLink"/>
            <w:rFonts w:asciiTheme="majorHAnsi" w:hAnsiTheme="majorHAnsi"/>
            <w:color w:val="0070C0"/>
            <w:sz w:val="28"/>
            <w:szCs w:val="28"/>
            <w:u w:val="none"/>
          </w:rPr>
          <w:tab/>
          <w:t>Scope…………………………………………………………...……………………………………2</w:t>
        </w:r>
      </w:hyperlink>
    </w:p>
    <w:p w14:paraId="7B45B47B" w14:textId="77777777" w:rsidR="004649B2" w:rsidRDefault="00C60FD0">
      <w:pPr>
        <w:pStyle w:val="Heading2"/>
        <w:spacing w:after="200"/>
        <w:ind w:firstLine="720"/>
        <w:jc w:val="both"/>
      </w:pPr>
      <w:hyperlink w:anchor="Definitions">
        <w:r w:rsidR="001E2E16">
          <w:rPr>
            <w:rStyle w:val="InternetLink"/>
            <w:rFonts w:asciiTheme="majorHAnsi" w:hAnsiTheme="majorHAnsi"/>
            <w:color w:val="0070C0"/>
            <w:sz w:val="28"/>
            <w:szCs w:val="28"/>
            <w:u w:val="none"/>
          </w:rPr>
          <w:t>1.2</w:t>
        </w:r>
        <w:r w:rsidR="001E2E16">
          <w:rPr>
            <w:rStyle w:val="InternetLink"/>
            <w:rFonts w:asciiTheme="majorHAnsi" w:hAnsiTheme="majorHAnsi"/>
            <w:color w:val="0070C0"/>
            <w:sz w:val="28"/>
            <w:szCs w:val="28"/>
            <w:u w:val="none"/>
          </w:rPr>
          <w:tab/>
          <w:t>Definitions……………………………………………………………………………….………..2</w:t>
        </w:r>
      </w:hyperlink>
    </w:p>
    <w:p w14:paraId="3C29C09B" w14:textId="77777777" w:rsidR="004649B2" w:rsidRDefault="00C60FD0">
      <w:pPr>
        <w:pStyle w:val="Heading2"/>
        <w:spacing w:after="200"/>
        <w:jc w:val="both"/>
      </w:pPr>
      <w:hyperlink w:anchor="CreatingStudy">
        <w:r w:rsidR="001E2E16">
          <w:rPr>
            <w:rStyle w:val="InternetLink"/>
            <w:rFonts w:asciiTheme="majorHAnsi" w:hAnsiTheme="majorHAnsi"/>
            <w:color w:val="0070C0"/>
            <w:sz w:val="28"/>
            <w:szCs w:val="28"/>
            <w:u w:val="none"/>
          </w:rPr>
          <w:t>2.</w:t>
        </w:r>
        <w:r w:rsidR="001E2E16">
          <w:rPr>
            <w:rStyle w:val="InternetLink"/>
            <w:rFonts w:asciiTheme="majorHAnsi" w:hAnsiTheme="majorHAnsi"/>
            <w:color w:val="0070C0"/>
            <w:sz w:val="28"/>
            <w:szCs w:val="28"/>
            <w:u w:val="none"/>
          </w:rPr>
          <w:tab/>
          <w:t>Creating a Study……………………………………………….…………………………………………3</w:t>
        </w:r>
      </w:hyperlink>
    </w:p>
    <w:p w14:paraId="28CEBFC5" w14:textId="77777777" w:rsidR="004649B2" w:rsidRDefault="00C60FD0">
      <w:pPr>
        <w:pStyle w:val="Heading2"/>
        <w:spacing w:after="200"/>
        <w:jc w:val="both"/>
      </w:pPr>
      <w:hyperlink w:anchor="StudyPage">
        <w:r w:rsidR="001E2E16">
          <w:rPr>
            <w:rStyle w:val="InternetLink"/>
            <w:rFonts w:asciiTheme="majorHAnsi" w:hAnsiTheme="majorHAnsi"/>
            <w:color w:val="0070C0"/>
            <w:sz w:val="28"/>
            <w:szCs w:val="28"/>
            <w:u w:val="none"/>
          </w:rPr>
          <w:t>3.</w:t>
        </w:r>
        <w:r w:rsidR="001E2E16">
          <w:rPr>
            <w:rStyle w:val="InternetLink"/>
            <w:rFonts w:asciiTheme="majorHAnsi" w:hAnsiTheme="majorHAnsi"/>
            <w:color w:val="0070C0"/>
            <w:sz w:val="28"/>
            <w:szCs w:val="28"/>
            <w:u w:val="none"/>
          </w:rPr>
          <w:tab/>
          <w:t>Study Page…………………………………………………………………………….……………………4</w:t>
        </w:r>
      </w:hyperlink>
    </w:p>
    <w:p w14:paraId="1E9FAAA8" w14:textId="77777777" w:rsidR="004649B2" w:rsidRDefault="00C60FD0">
      <w:pPr>
        <w:pStyle w:val="Heading2"/>
        <w:spacing w:after="200"/>
        <w:jc w:val="both"/>
      </w:pPr>
      <w:hyperlink w:anchor="Experiment">
        <w:r w:rsidR="001E2E16">
          <w:rPr>
            <w:rStyle w:val="InternetLink"/>
            <w:rFonts w:asciiTheme="majorHAnsi" w:hAnsiTheme="majorHAnsi"/>
            <w:color w:val="0070C0"/>
            <w:sz w:val="28"/>
            <w:szCs w:val="28"/>
            <w:u w:val="none"/>
          </w:rPr>
          <w:t>4.</w:t>
        </w:r>
        <w:r w:rsidR="001E2E16">
          <w:rPr>
            <w:rStyle w:val="InternetLink"/>
            <w:rFonts w:asciiTheme="majorHAnsi" w:hAnsiTheme="majorHAnsi"/>
            <w:color w:val="0070C0"/>
            <w:sz w:val="28"/>
            <w:szCs w:val="28"/>
            <w:u w:val="none"/>
          </w:rPr>
          <w:tab/>
          <w:t>Experiment…………………………………………………………………………………………………6</w:t>
        </w:r>
      </w:hyperlink>
    </w:p>
    <w:p w14:paraId="6E62AA72" w14:textId="77777777" w:rsidR="004649B2" w:rsidRDefault="00C60FD0">
      <w:pPr>
        <w:pStyle w:val="Heading2"/>
        <w:spacing w:after="200"/>
        <w:jc w:val="both"/>
      </w:pPr>
      <w:hyperlink w:anchor="ExperimentalConditions">
        <w:r w:rsidR="001E2E16">
          <w:rPr>
            <w:rStyle w:val="InternetLink"/>
            <w:rFonts w:asciiTheme="majorHAnsi" w:hAnsiTheme="majorHAnsi"/>
            <w:color w:val="0070C0"/>
            <w:sz w:val="28"/>
            <w:szCs w:val="28"/>
            <w:u w:val="none"/>
          </w:rPr>
          <w:t>5.</w:t>
        </w:r>
        <w:r w:rsidR="001E2E16">
          <w:rPr>
            <w:rStyle w:val="InternetLink"/>
            <w:rFonts w:asciiTheme="majorHAnsi" w:hAnsiTheme="majorHAnsi"/>
            <w:color w:val="0070C0"/>
            <w:sz w:val="28"/>
            <w:szCs w:val="28"/>
            <w:u w:val="none"/>
          </w:rPr>
          <w:tab/>
          <w:t>Experimental Conditions……………………………………………………………………………..8</w:t>
        </w:r>
      </w:hyperlink>
    </w:p>
    <w:p w14:paraId="5A31D930" w14:textId="77777777" w:rsidR="004649B2" w:rsidRDefault="00C60FD0">
      <w:pPr>
        <w:pStyle w:val="Heading2"/>
        <w:spacing w:after="200"/>
        <w:jc w:val="both"/>
      </w:pPr>
      <w:hyperlink w:anchor="DrugAdmin">
        <w:r w:rsidR="001E2E16">
          <w:rPr>
            <w:rStyle w:val="InternetLink"/>
            <w:rFonts w:asciiTheme="majorHAnsi" w:hAnsiTheme="majorHAnsi"/>
            <w:color w:val="0070C0"/>
            <w:sz w:val="28"/>
            <w:szCs w:val="28"/>
            <w:u w:val="none"/>
          </w:rPr>
          <w:t>6.</w:t>
        </w:r>
        <w:r w:rsidR="001E2E16">
          <w:rPr>
            <w:rStyle w:val="InternetLink"/>
            <w:rFonts w:asciiTheme="majorHAnsi" w:hAnsiTheme="majorHAnsi"/>
            <w:color w:val="0070C0"/>
            <w:sz w:val="28"/>
            <w:szCs w:val="28"/>
            <w:u w:val="none"/>
          </w:rPr>
          <w:tab/>
          <w:t>Drug Administration…………………………………………………………………………………10</w:t>
        </w:r>
      </w:hyperlink>
    </w:p>
    <w:p w14:paraId="4565F75B" w14:textId="77777777" w:rsidR="004649B2" w:rsidRDefault="00C60FD0">
      <w:pPr>
        <w:pStyle w:val="Heading2"/>
        <w:spacing w:after="200"/>
        <w:jc w:val="both"/>
      </w:pPr>
      <w:hyperlink w:anchor="PKMeasurments">
        <w:r w:rsidR="001E2E16">
          <w:rPr>
            <w:rStyle w:val="InternetLink"/>
            <w:rFonts w:asciiTheme="majorHAnsi" w:hAnsiTheme="majorHAnsi"/>
            <w:color w:val="0070C0"/>
            <w:sz w:val="28"/>
            <w:szCs w:val="28"/>
            <w:u w:val="none"/>
          </w:rPr>
          <w:t>7.</w:t>
        </w:r>
        <w:r w:rsidR="001E2E16">
          <w:rPr>
            <w:rStyle w:val="InternetLink"/>
            <w:rFonts w:asciiTheme="majorHAnsi" w:hAnsiTheme="majorHAnsi"/>
            <w:color w:val="0070C0"/>
            <w:sz w:val="28"/>
            <w:szCs w:val="28"/>
            <w:u w:val="none"/>
          </w:rPr>
          <w:tab/>
          <w:t>PK Measurements………………………………………………………………………..……………12</w:t>
        </w:r>
      </w:hyperlink>
    </w:p>
    <w:p w14:paraId="73CF2DA1" w14:textId="77777777" w:rsidR="004649B2" w:rsidRDefault="00C60FD0">
      <w:pPr>
        <w:pStyle w:val="Heading2"/>
        <w:spacing w:after="200"/>
        <w:jc w:val="both"/>
      </w:pPr>
      <w:hyperlink w:anchor="PDandAE">
        <w:r w:rsidR="001E2E16">
          <w:rPr>
            <w:rStyle w:val="InternetLink"/>
            <w:rFonts w:asciiTheme="majorHAnsi" w:hAnsiTheme="majorHAnsi"/>
            <w:color w:val="0070C0"/>
            <w:sz w:val="28"/>
            <w:szCs w:val="28"/>
            <w:u w:val="none"/>
          </w:rPr>
          <w:t>8.</w:t>
        </w:r>
        <w:r w:rsidR="001E2E16">
          <w:rPr>
            <w:rStyle w:val="InternetLink"/>
            <w:rFonts w:asciiTheme="majorHAnsi" w:hAnsiTheme="majorHAnsi"/>
            <w:color w:val="0070C0"/>
            <w:sz w:val="28"/>
            <w:szCs w:val="28"/>
            <w:u w:val="none"/>
          </w:rPr>
          <w:tab/>
          <w:t>Pharmacodynamic and Adverse Events…………………………………………...…………14</w:t>
        </w:r>
      </w:hyperlink>
    </w:p>
    <w:p w14:paraId="6E1675F1" w14:textId="77777777" w:rsidR="004649B2" w:rsidRDefault="001E2E16">
      <w:pPr>
        <w:rPr>
          <w:rFonts w:asciiTheme="majorHAnsi" w:hAnsiTheme="majorHAnsi"/>
          <w:b/>
          <w:color w:val="0070C0"/>
          <w:sz w:val="32"/>
          <w:szCs w:val="32"/>
        </w:rPr>
      </w:pPr>
      <w:r>
        <w:rPr>
          <w:rFonts w:asciiTheme="majorHAnsi" w:hAnsiTheme="majorHAnsi"/>
          <w:b/>
          <w:color w:val="0070C0"/>
          <w:sz w:val="32"/>
          <w:szCs w:val="32"/>
        </w:rPr>
        <w:t>…. To update and complete…</w:t>
      </w:r>
    </w:p>
    <w:p w14:paraId="6EB79383" w14:textId="77777777" w:rsidR="004649B2" w:rsidRDefault="001E2E16">
      <w:pPr>
        <w:pStyle w:val="Heading2"/>
      </w:pPr>
      <w:r>
        <w:br w:type="page"/>
      </w:r>
    </w:p>
    <w:p w14:paraId="13A2F743" w14:textId="77777777" w:rsidR="004649B2" w:rsidRDefault="001E2E16">
      <w:pPr>
        <w:pStyle w:val="Heading1"/>
        <w:numPr>
          <w:ilvl w:val="0"/>
          <w:numId w:val="10"/>
        </w:numPr>
        <w:shd w:val="clear" w:color="auto" w:fill="DBE5F1"/>
      </w:pPr>
      <w:bookmarkStart w:id="0" w:name="Background"/>
      <w:bookmarkStart w:id="1" w:name="_Background"/>
      <w:bookmarkStart w:id="2" w:name="_Toc476902148"/>
      <w:bookmarkEnd w:id="0"/>
      <w:bookmarkEnd w:id="1"/>
      <w:bookmarkEnd w:id="2"/>
      <w:r>
        <w:lastRenderedPageBreak/>
        <w:t>Background</w:t>
      </w:r>
    </w:p>
    <w:p w14:paraId="6DF483C1" w14:textId="77777777" w:rsidR="004649B2" w:rsidRDefault="001E2E16">
      <w:pPr>
        <w:pStyle w:val="Heading2"/>
      </w:pPr>
      <w:bookmarkStart w:id="3" w:name="_1.1_Scope"/>
      <w:bookmarkEnd w:id="3"/>
      <w:r>
        <w:t xml:space="preserve">1.1 </w:t>
      </w:r>
      <w:bookmarkStart w:id="4" w:name="Scope"/>
      <w:bookmarkEnd w:id="4"/>
      <w:r>
        <w:rPr>
          <w:smallCaps/>
        </w:rPr>
        <w:t>Scope</w:t>
      </w:r>
    </w:p>
    <w:p w14:paraId="586F68B7" w14:textId="77777777" w:rsidR="004649B2" w:rsidRDefault="001E2E16">
      <w:r>
        <w:t xml:space="preserve">The purpose of this Standard Operating Procedure (SOP) is to describe how to enter pharmacokinetic (PK) study results into the NaPDI repository. PK studies will evaluate pharmacokinetic parameters of Natural Products (NPs) as </w:t>
      </w:r>
      <w:r>
        <w:rPr>
          <w:i/>
        </w:rPr>
        <w:t>Objects</w:t>
      </w:r>
      <w:r>
        <w:t>. Enantiomers and metabolites of the NP may also be measured. Note that in this study type, there is NO PRECIPITANT.</w:t>
      </w:r>
    </w:p>
    <w:p w14:paraId="45111A02" w14:textId="77777777" w:rsidR="004649B2" w:rsidRDefault="001E2E16">
      <w:r>
        <w:t>Most of the information entered in the repository will come directly from the study report. However, several text fields are provided throughout the admin site to allow the addition of relevant comments that may pertain to the experimental study design and conditions, the study results, and/or the contribution of metabolism and transport mechanisms to the overall disposition of the NP. This additional information should be reviewed with the principal investigators during the validation process as it will be used to enrich the users experience and understanding of the clinical results.</w:t>
      </w:r>
    </w:p>
    <w:p w14:paraId="3C1F9D49" w14:textId="77777777" w:rsidR="004649B2" w:rsidRDefault="001E2E16">
      <w:pPr>
        <w:pStyle w:val="Heading2"/>
        <w:numPr>
          <w:ilvl w:val="1"/>
          <w:numId w:val="11"/>
        </w:numPr>
        <w:rPr>
          <w:smallCaps/>
        </w:rPr>
      </w:pPr>
      <w:bookmarkStart w:id="5" w:name="_Definitions"/>
      <w:bookmarkEnd w:id="5"/>
      <w:r>
        <w:rPr>
          <w:smallCaps/>
        </w:rPr>
        <w:t>Defi</w:t>
      </w:r>
      <w:bookmarkStart w:id="6" w:name="Definitions"/>
      <w:bookmarkEnd w:id="6"/>
      <w:r>
        <w:rPr>
          <w:smallCaps/>
        </w:rPr>
        <w:t>nitions</w:t>
      </w:r>
    </w:p>
    <w:p w14:paraId="23E1DC34" w14:textId="77777777" w:rsidR="004649B2" w:rsidRDefault="001E2E16">
      <w:r>
        <w:rPr>
          <w:b/>
        </w:rPr>
        <w:t>Natural Product</w:t>
      </w:r>
      <w:r>
        <w:t>: Botanicals, herbal remedies, vitamins, or other dietary supplements.</w:t>
      </w:r>
    </w:p>
    <w:p w14:paraId="2AC972D6" w14:textId="77777777" w:rsidR="004649B2" w:rsidRDefault="001E2E16">
      <w:r>
        <w:rPr>
          <w:b/>
        </w:rPr>
        <w:t>Probe Cocktail Study</w:t>
      </w:r>
      <w:r>
        <w:t>: A study where a "cocktail" or set of drugs designed to "probe" or measure the activity of multiple enzymes of interest are administered in a pharmacokinetic study.</w:t>
      </w:r>
    </w:p>
    <w:p w14:paraId="0D473B36" w14:textId="77777777" w:rsidR="004649B2" w:rsidRDefault="001E2E16">
      <w:pPr>
        <w:rPr>
          <w:rFonts w:ascii="Calibri" w:hAnsi="Calibri" w:cs="Calibri"/>
          <w:color w:val="000000"/>
          <w:lang w:val="en"/>
        </w:rPr>
      </w:pPr>
      <w:r>
        <w:rPr>
          <w:rFonts w:cs="Calibri"/>
          <w:b/>
        </w:rPr>
        <w:t>Double-Blind Design</w:t>
      </w:r>
      <w:r>
        <w:rPr>
          <w:rFonts w:cs="Calibri"/>
        </w:rPr>
        <w:t xml:space="preserve">: </w:t>
      </w:r>
      <w:r>
        <w:rPr>
          <w:rFonts w:cs="Calibri"/>
          <w:color w:val="000000"/>
          <w:lang w:val="en"/>
        </w:rPr>
        <w:t>An interventional study in which neither the subjects of the experiment nor the persons administering the experiment know the critical aspects of the experiment; a double-blind procedure is used to guard against both experimenter bias and placebo effects.</w:t>
      </w:r>
    </w:p>
    <w:p w14:paraId="00B73454" w14:textId="77777777" w:rsidR="004649B2" w:rsidRDefault="001E2E16">
      <w:r>
        <w:rPr>
          <w:b/>
        </w:rPr>
        <w:t>Fixed-Sequence Design</w:t>
      </w:r>
      <w:r>
        <w:t>: A study in which treatment is administered to participants in a fixed order.</w:t>
      </w:r>
    </w:p>
    <w:p w14:paraId="0F5F265A" w14:textId="77777777" w:rsidR="004649B2" w:rsidRDefault="001E2E16">
      <w:r>
        <w:rPr>
          <w:b/>
        </w:rPr>
        <w:t>Parallel Study Design</w:t>
      </w:r>
      <w:r>
        <w:t>: A parallel group design or independent measure design is a study design which uses unique experimental unit each experimental group, in other word no two individuals are shared between experimental groups, hence also known as parallel group design. Subjects of a treatment group receive a unique combination of independent variable values making up a treatment.</w:t>
      </w:r>
    </w:p>
    <w:p w14:paraId="504F0823" w14:textId="77777777" w:rsidR="004649B2" w:rsidRDefault="004649B2"/>
    <w:p w14:paraId="02F809F6" w14:textId="77777777" w:rsidR="004649B2" w:rsidRDefault="001E2E16">
      <w:r>
        <w:t>Add all relevant definitions here when they are finalized… and present alphabetically.</w:t>
      </w:r>
    </w:p>
    <w:p w14:paraId="00A2D912" w14:textId="77777777" w:rsidR="004649B2" w:rsidRDefault="001E2E16">
      <w:pPr>
        <w:rPr>
          <w:b/>
          <w:smallCaps/>
          <w:sz w:val="24"/>
          <w:szCs w:val="24"/>
        </w:rPr>
      </w:pPr>
      <w:r>
        <w:br w:type="page"/>
      </w:r>
    </w:p>
    <w:p w14:paraId="026E2B96" w14:textId="77777777" w:rsidR="004649B2" w:rsidRDefault="001E2E16">
      <w:pPr>
        <w:pStyle w:val="Heading1"/>
        <w:numPr>
          <w:ilvl w:val="0"/>
          <w:numId w:val="11"/>
        </w:numPr>
        <w:shd w:val="clear" w:color="auto" w:fill="DBE5F1"/>
      </w:pPr>
      <w:bookmarkStart w:id="7" w:name="CreatingStudy"/>
      <w:bookmarkStart w:id="8" w:name="_Toc476231156"/>
      <w:bookmarkEnd w:id="7"/>
      <w:bookmarkEnd w:id="8"/>
      <w:r>
        <w:lastRenderedPageBreak/>
        <w:t>Creating a Study</w:t>
      </w:r>
    </w:p>
    <w:p w14:paraId="578ACBC3" w14:textId="77777777" w:rsidR="004649B2" w:rsidRDefault="001E2E16">
      <w:r>
        <w:t>Use the following steps to create a new study.</w:t>
      </w:r>
    </w:p>
    <w:p w14:paraId="02B7E05A" w14:textId="77777777" w:rsidR="004649B2" w:rsidRDefault="001E2E16">
      <w:pPr>
        <w:pStyle w:val="Heading2"/>
        <w:numPr>
          <w:ilvl w:val="1"/>
          <w:numId w:val="12"/>
        </w:numPr>
      </w:pPr>
      <w:r>
        <w:t>Navigate to the Admin page of the NaPDI Repository</w:t>
      </w:r>
    </w:p>
    <w:p w14:paraId="63269796" w14:textId="77777777" w:rsidR="004649B2" w:rsidRDefault="001E2E16">
      <w:pPr>
        <w:ind w:firstLine="450"/>
      </w:pPr>
      <w:r>
        <w:rPr>
          <w:noProof/>
        </w:rPr>
        <w:drawing>
          <wp:inline distT="0" distB="0" distL="0" distR="0" wp14:anchorId="116D0E21" wp14:editId="1FC3BD31">
            <wp:extent cx="5895975" cy="184848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5895975" cy="1848485"/>
                    </a:xfrm>
                    <a:prstGeom prst="rect">
                      <a:avLst/>
                    </a:prstGeom>
                  </pic:spPr>
                </pic:pic>
              </a:graphicData>
            </a:graphic>
          </wp:inline>
        </w:drawing>
      </w:r>
      <w:r>
        <w:rPr>
          <w:noProof/>
        </w:rPr>
        <mc:AlternateContent>
          <mc:Choice Requires="wps">
            <w:drawing>
              <wp:anchor distT="0" distB="0" distL="114300" distR="114300" simplePos="0" relativeHeight="9" behindDoc="0" locked="0" layoutInCell="1" allowOverlap="1" wp14:anchorId="333DB2EE" wp14:editId="61061BCA">
                <wp:simplePos x="0" y="0"/>
                <wp:positionH relativeFrom="column">
                  <wp:posOffset>5507990</wp:posOffset>
                </wp:positionH>
                <wp:positionV relativeFrom="paragraph">
                  <wp:posOffset>1520190</wp:posOffset>
                </wp:positionV>
                <wp:extent cx="728980" cy="332105"/>
                <wp:effectExtent l="0" t="0" r="14605" b="11430"/>
                <wp:wrapNone/>
                <wp:docPr id="5" name="Oval 4041"/>
                <wp:cNvGraphicFramePr/>
                <a:graphic xmlns:a="http://schemas.openxmlformats.org/drawingml/2006/main">
                  <a:graphicData uri="http://schemas.microsoft.com/office/word/2010/wordprocessingShape">
                    <wps:wsp>
                      <wps:cNvSpPr/>
                      <wps:spPr>
                        <a:xfrm>
                          <a:off x="0" y="0"/>
                          <a:ext cx="728280" cy="331560"/>
                        </a:xfrm>
                        <a:prstGeom prst="ellipse">
                          <a:avLst/>
                        </a:prstGeom>
                        <a:noFill/>
                        <a:ln w="936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w14:anchorId="6EC58593" id="Oval 4041" o:spid="_x0000_s1026" style="position:absolute;margin-left:433.7pt;margin-top:119.7pt;width:57.4pt;height:26.1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" filled="f" strokecolor="red" strokeweight=".26mm"/>
            </w:pict>
          </mc:Fallback>
        </mc:AlternateContent>
      </w:r>
    </w:p>
    <w:p w14:paraId="5A924CDB" w14:textId="77777777" w:rsidR="004649B2" w:rsidRDefault="001E2E16">
      <w:pPr>
        <w:pStyle w:val="ListParagraph"/>
        <w:numPr>
          <w:ilvl w:val="1"/>
          <w:numId w:val="3"/>
        </w:numPr>
      </w:pPr>
      <w:r>
        <w:t>Using the admin page, click on “Studies”:</w:t>
      </w:r>
    </w:p>
    <w:p w14:paraId="399B459A" w14:textId="77777777" w:rsidR="004649B2" w:rsidRDefault="004649B2">
      <w:pPr>
        <w:pStyle w:val="ListParagraph"/>
        <w:ind w:left="360"/>
      </w:pPr>
    </w:p>
    <w:p w14:paraId="14C9E8D5" w14:textId="77777777" w:rsidR="004649B2" w:rsidRDefault="001E2E16">
      <w:pPr>
        <w:ind w:firstLine="360"/>
      </w:pPr>
      <w:r>
        <w:rPr>
          <w:noProof/>
        </w:rPr>
        <w:drawing>
          <wp:inline distT="0" distB="0" distL="0" distR="0" wp14:anchorId="42651197" wp14:editId="3A609556">
            <wp:extent cx="4256405" cy="223837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0"/>
                    <a:srcRect l="1342"/>
                    <a:stretch>
                      <a:fillRect/>
                    </a:stretch>
                  </pic:blipFill>
                  <pic:spPr bwMode="auto">
                    <a:xfrm>
                      <a:off x="0" y="0"/>
                      <a:ext cx="4256405" cy="2238375"/>
                    </a:xfrm>
                    <a:prstGeom prst="rect">
                      <a:avLst/>
                    </a:prstGeom>
                  </pic:spPr>
                </pic:pic>
              </a:graphicData>
            </a:graphic>
          </wp:inline>
        </w:drawing>
      </w:r>
      <w:r>
        <w:rPr>
          <w:noProof/>
        </w:rPr>
        <mc:AlternateContent>
          <mc:Choice Requires="wps">
            <w:drawing>
              <wp:anchor distT="0" distB="0" distL="114300" distR="114300" simplePos="0" relativeHeight="8" behindDoc="0" locked="0" layoutInCell="1" allowOverlap="1" wp14:anchorId="264DE906" wp14:editId="15F14A6C">
                <wp:simplePos x="0" y="0"/>
                <wp:positionH relativeFrom="column">
                  <wp:posOffset>140970</wp:posOffset>
                </wp:positionH>
                <wp:positionV relativeFrom="paragraph">
                  <wp:posOffset>1470025</wp:posOffset>
                </wp:positionV>
                <wp:extent cx="590550" cy="222885"/>
                <wp:effectExtent l="0" t="0" r="19685" b="25400"/>
                <wp:wrapNone/>
                <wp:docPr id="7" name="Oval 5"/>
                <wp:cNvGraphicFramePr/>
                <a:graphic xmlns:a="http://schemas.openxmlformats.org/drawingml/2006/main">
                  <a:graphicData uri="http://schemas.microsoft.com/office/word/2010/wordprocessingShape">
                    <wps:wsp>
                      <wps:cNvSpPr/>
                      <wps:spPr>
                        <a:xfrm>
                          <a:off x="0" y="0"/>
                          <a:ext cx="590040" cy="222120"/>
                        </a:xfrm>
                        <a:prstGeom prst="ellipse">
                          <a:avLst/>
                        </a:prstGeom>
                        <a:noFill/>
                        <a:ln w="93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67C649DC" id="Oval 5" o:spid="_x0000_s1026" style="position:absolute;margin-left:11.1pt;margin-top:115.75pt;width:46.5pt;height:17.5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" filled="f" strokecolor="red" strokeweight=".26mm"/>
            </w:pict>
          </mc:Fallback>
        </mc:AlternateContent>
      </w:r>
    </w:p>
    <w:p w14:paraId="20F5FC96" w14:textId="77777777" w:rsidR="004649B2" w:rsidRDefault="004649B2">
      <w:pPr>
        <w:pStyle w:val="ListParagraph"/>
      </w:pPr>
    </w:p>
    <w:p w14:paraId="17E7CBBB" w14:textId="77777777" w:rsidR="004649B2" w:rsidRDefault="001E2E16">
      <w:pPr>
        <w:pStyle w:val="ListParagraph"/>
        <w:numPr>
          <w:ilvl w:val="1"/>
          <w:numId w:val="3"/>
        </w:numPr>
      </w:pPr>
      <w:r>
        <w:t>then, click on “Add new study”:</w:t>
      </w:r>
    </w:p>
    <w:p w14:paraId="327F721E" w14:textId="77777777" w:rsidR="004649B2" w:rsidRDefault="001E2E16">
      <w:pPr>
        <w:ind w:firstLine="450"/>
      </w:pPr>
      <w:r>
        <w:rPr>
          <w:noProof/>
        </w:rPr>
        <w:drawing>
          <wp:inline distT="0" distB="0" distL="0" distR="0" wp14:anchorId="64C0D066" wp14:editId="5407B79D">
            <wp:extent cx="4411345" cy="158369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1"/>
                    <a:srcRect l="2111" t="31592"/>
                    <a:stretch>
                      <a:fillRect/>
                    </a:stretch>
                  </pic:blipFill>
                  <pic:spPr bwMode="auto">
                    <a:xfrm>
                      <a:off x="0" y="0"/>
                      <a:ext cx="4411345" cy="1583690"/>
                    </a:xfrm>
                    <a:prstGeom prst="rect">
                      <a:avLst/>
                    </a:prstGeom>
                  </pic:spPr>
                </pic:pic>
              </a:graphicData>
            </a:graphic>
          </wp:inline>
        </w:drawing>
      </w:r>
      <w:r>
        <w:rPr>
          <w:noProof/>
        </w:rPr>
        <mc:AlternateContent>
          <mc:Choice Requires="wps">
            <w:drawing>
              <wp:anchor distT="0" distB="0" distL="114300" distR="114300" simplePos="0" relativeHeight="7" behindDoc="0" locked="0" layoutInCell="1" allowOverlap="1" wp14:anchorId="471BE4B7" wp14:editId="142222CA">
                <wp:simplePos x="0" y="0"/>
                <wp:positionH relativeFrom="column">
                  <wp:posOffset>236220</wp:posOffset>
                </wp:positionH>
                <wp:positionV relativeFrom="paragraph">
                  <wp:posOffset>283210</wp:posOffset>
                </wp:positionV>
                <wp:extent cx="787400" cy="290830"/>
                <wp:effectExtent l="0" t="0" r="13335" b="14605"/>
                <wp:wrapNone/>
                <wp:docPr id="9" name="Oval 4"/>
                <wp:cNvGraphicFramePr/>
                <a:graphic xmlns:a="http://schemas.openxmlformats.org/drawingml/2006/main">
                  <a:graphicData uri="http://schemas.microsoft.com/office/word/2010/wordprocessingShape">
                    <wps:wsp>
                      <wps:cNvSpPr/>
                      <wps:spPr>
                        <a:xfrm>
                          <a:off x="0" y="0"/>
                          <a:ext cx="786600" cy="290160"/>
                        </a:xfrm>
                        <a:prstGeom prst="ellipse">
                          <a:avLst/>
                        </a:prstGeom>
                        <a:noFill/>
                        <a:ln w="93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0228B0D0" id="Oval 4" o:spid="_x0000_s1026" style="position:absolute;margin-left:18.6pt;margin-top:22.3pt;width:62pt;height:22.9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" filled="f" strokecolor="red" strokeweight=".26mm"/>
            </w:pict>
          </mc:Fallback>
        </mc:AlternateContent>
      </w:r>
      <w:r>
        <w:br w:type="page"/>
      </w:r>
    </w:p>
    <w:p w14:paraId="5E49B0AE" w14:textId="5231A544" w:rsidR="004649B2" w:rsidRDefault="001E2E16">
      <w:pPr>
        <w:pStyle w:val="Heading1"/>
        <w:numPr>
          <w:ilvl w:val="0"/>
          <w:numId w:val="10"/>
        </w:numPr>
        <w:shd w:val="clear" w:color="auto" w:fill="DBE5F1"/>
        <w:rPr>
          <w:ins w:id="9" w:author="Birer, Caroline" w:date="2019-08-05T15:41:00Z"/>
        </w:rPr>
      </w:pPr>
      <w:bookmarkStart w:id="10" w:name="StudyPage"/>
      <w:bookmarkEnd w:id="10"/>
      <w:r>
        <w:lastRenderedPageBreak/>
        <w:t>Study Page</w:t>
      </w:r>
    </w:p>
    <w:p w14:paraId="27ED5F00" w14:textId="77777777" w:rsidR="00627296" w:rsidRPr="00627296" w:rsidRDefault="00627296" w:rsidP="00627296">
      <w:pPr>
        <w:rPr>
          <w:ins w:id="11" w:author="Birer, Caroline" w:date="2019-08-05T15:41:00Z"/>
          <w:rFonts w:cstheme="minorHAnsi"/>
          <w:rPrChange w:id="12" w:author="Birer, Caroline" w:date="2019-08-05T15:41:00Z">
            <w:rPr>
              <w:ins w:id="13" w:author="Birer, Caroline" w:date="2019-08-05T15:41:00Z"/>
            </w:rPr>
          </w:rPrChange>
        </w:rPr>
        <w:pPrChange w:id="14" w:author="Birer, Caroline" w:date="2019-08-05T15:41:00Z">
          <w:pPr>
            <w:pStyle w:val="ListParagraph"/>
            <w:numPr>
              <w:numId w:val="10"/>
            </w:numPr>
            <w:ind w:left="360" w:hanging="360"/>
          </w:pPr>
        </w:pPrChange>
      </w:pPr>
      <w:bookmarkStart w:id="15" w:name="_GoBack"/>
      <w:bookmarkEnd w:id="15"/>
      <w:ins w:id="16" w:author="Birer, Caroline" w:date="2019-08-05T15:41:00Z">
        <w:r>
          <w:t xml:space="preserve">A study can only accept data from one Natural Product and one species. For example, </w:t>
        </w:r>
        <w:r w:rsidRPr="00627296">
          <w:rPr>
            <w:i/>
            <w:iCs/>
          </w:rPr>
          <w:t>in vitro</w:t>
        </w:r>
        <w:r>
          <w:t xml:space="preserve"> data with Licorice </w:t>
        </w:r>
        <w:r w:rsidRPr="00627296">
          <w:rPr>
            <w:rFonts w:cstheme="minorHAnsi"/>
            <w:i/>
            <w:iCs/>
            <w:lang w:val="en-GB"/>
          </w:rPr>
          <w:t xml:space="preserve">Glycyrrhiza glabra </w:t>
        </w:r>
        <w:r w:rsidRPr="00627296">
          <w:rPr>
            <w:rFonts w:cstheme="minorHAnsi"/>
            <w:lang w:val="en-GB"/>
            <w:rPrChange w:id="17" w:author="Birer, Caroline" w:date="2019-08-05T15:41:00Z">
              <w:rPr>
                <w:lang w:val="en-GB"/>
              </w:rPr>
            </w:rPrChange>
          </w:rPr>
          <w:t>L</w:t>
        </w:r>
        <w:r w:rsidRPr="00627296">
          <w:rPr>
            <w:rFonts w:cstheme="minorHAnsi"/>
            <w:i/>
            <w:iCs/>
            <w:lang w:val="en-GB"/>
            <w:rPrChange w:id="18" w:author="Birer, Caroline" w:date="2019-08-05T15:41:00Z">
              <w:rPr>
                <w:i/>
                <w:iCs/>
                <w:lang w:val="en-GB"/>
              </w:rPr>
            </w:rPrChange>
          </w:rPr>
          <w:t>.</w:t>
        </w:r>
        <w:r w:rsidRPr="00627296">
          <w:rPr>
            <w:rFonts w:cstheme="minorHAnsi"/>
            <w:lang w:val="en-GB"/>
            <w:rPrChange w:id="19" w:author="Birer, Caroline" w:date="2019-08-05T15:41:00Z">
              <w:rPr>
                <w:lang w:val="en-GB"/>
              </w:rPr>
            </w:rPrChange>
          </w:rPr>
          <w:t xml:space="preserve">, </w:t>
        </w:r>
        <w:r w:rsidRPr="00627296">
          <w:rPr>
            <w:rFonts w:cstheme="minorHAnsi"/>
            <w:i/>
            <w:iCs/>
            <w:lang w:val="en-GB"/>
            <w:rPrChange w:id="20" w:author="Birer, Caroline" w:date="2019-08-05T15:41:00Z">
              <w:rPr>
                <w:i/>
                <w:iCs/>
                <w:lang w:val="en-GB"/>
              </w:rPr>
            </w:rPrChange>
          </w:rPr>
          <w:t xml:space="preserve">Glycyrrhiza </w:t>
        </w:r>
        <w:proofErr w:type="spellStart"/>
        <w:r w:rsidRPr="00627296">
          <w:rPr>
            <w:rFonts w:cstheme="minorHAnsi"/>
            <w:i/>
            <w:iCs/>
            <w:lang w:val="en-GB"/>
            <w:rPrChange w:id="21" w:author="Birer, Caroline" w:date="2019-08-05T15:41:00Z">
              <w:rPr>
                <w:i/>
                <w:iCs/>
                <w:lang w:val="en-GB"/>
              </w:rPr>
            </w:rPrChange>
          </w:rPr>
          <w:t>uralensis</w:t>
        </w:r>
        <w:proofErr w:type="spellEnd"/>
        <w:r w:rsidRPr="00627296">
          <w:rPr>
            <w:rFonts w:cstheme="minorHAnsi"/>
            <w:lang w:val="en-GB"/>
            <w:rPrChange w:id="22" w:author="Birer, Caroline" w:date="2019-08-05T15:41:00Z">
              <w:rPr>
                <w:lang w:val="en-GB"/>
              </w:rPr>
            </w:rPrChange>
          </w:rPr>
          <w:t xml:space="preserve"> Fish have to be reported in two different studies, one for each </w:t>
        </w:r>
        <w:proofErr w:type="spellStart"/>
        <w:r w:rsidRPr="00627296">
          <w:rPr>
            <w:rFonts w:cstheme="minorHAnsi"/>
            <w:lang w:val="en-GB"/>
            <w:rPrChange w:id="23" w:author="Birer, Caroline" w:date="2019-08-05T15:41:00Z">
              <w:rPr>
                <w:lang w:val="en-GB"/>
              </w:rPr>
            </w:rPrChange>
          </w:rPr>
          <w:t>Licorice</w:t>
        </w:r>
        <w:proofErr w:type="spellEnd"/>
        <w:r w:rsidRPr="00627296">
          <w:rPr>
            <w:rFonts w:cstheme="minorHAnsi"/>
            <w:lang w:val="en-GB"/>
            <w:rPrChange w:id="24" w:author="Birer, Caroline" w:date="2019-08-05T15:41:00Z">
              <w:rPr>
                <w:lang w:val="en-GB"/>
              </w:rPr>
            </w:rPrChange>
          </w:rPr>
          <w:t xml:space="preserve"> species.</w:t>
        </w:r>
      </w:ins>
    </w:p>
    <w:p w14:paraId="559DF5D9" w14:textId="77777777" w:rsidR="00627296" w:rsidRPr="00627296" w:rsidRDefault="00627296" w:rsidP="00627296">
      <w:pPr>
        <w:pPrChange w:id="25" w:author="Birer, Caroline" w:date="2019-08-05T15:41:00Z">
          <w:pPr>
            <w:pStyle w:val="Heading1"/>
            <w:numPr>
              <w:numId w:val="10"/>
            </w:numPr>
            <w:shd w:val="clear" w:color="auto" w:fill="DBE5F1"/>
          </w:pPr>
        </w:pPrChange>
      </w:pPr>
    </w:p>
    <w:p w14:paraId="4C0BDD80" w14:textId="77777777" w:rsidR="004649B2" w:rsidRDefault="00F64E6E">
      <w:r>
        <w:rPr>
          <w:noProof/>
        </w:rPr>
        <w:drawing>
          <wp:inline distT="0" distB="0" distL="0" distR="0" wp14:anchorId="7C9D5ED8" wp14:editId="3C4C7EE7">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1350"/>
                    </a:xfrm>
                    <a:prstGeom prst="rect">
                      <a:avLst/>
                    </a:prstGeom>
                  </pic:spPr>
                </pic:pic>
              </a:graphicData>
            </a:graphic>
          </wp:inline>
        </w:drawing>
      </w:r>
    </w:p>
    <w:p w14:paraId="7E3D4C9D" w14:textId="77777777" w:rsidR="004649B2" w:rsidRDefault="001E2E16">
      <w:pPr>
        <w:pStyle w:val="ListParagraph"/>
        <w:numPr>
          <w:ilvl w:val="1"/>
          <w:numId w:val="4"/>
        </w:numPr>
        <w:spacing w:after="240"/>
      </w:pPr>
      <w:r>
        <w:t xml:space="preserve">Select from the list the </w:t>
      </w:r>
      <w:r>
        <w:rPr>
          <w:b/>
        </w:rPr>
        <w:t>Natural Product</w:t>
      </w:r>
      <w:r>
        <w:t xml:space="preserve"> tested in the clinical study (Select One; Required).</w:t>
      </w:r>
    </w:p>
    <w:p w14:paraId="10B1306E" w14:textId="77777777" w:rsidR="004649B2" w:rsidRDefault="001E2E16">
      <w:pPr>
        <w:pStyle w:val="ListParagraph"/>
        <w:numPr>
          <w:ilvl w:val="1"/>
          <w:numId w:val="4"/>
        </w:numPr>
        <w:spacing w:after="240"/>
      </w:pPr>
      <w:r>
        <w:t xml:space="preserve">Enter the </w:t>
      </w:r>
      <w:r>
        <w:rPr>
          <w:b/>
        </w:rPr>
        <w:t>Study Name</w:t>
      </w:r>
      <w:r>
        <w:t xml:space="preserve"> in the text field (Required; as presented in the study report).</w:t>
      </w:r>
    </w:p>
    <w:p w14:paraId="789B9624" w14:textId="013916B3" w:rsidR="004649B2" w:rsidRDefault="001E2E16">
      <w:pPr>
        <w:pStyle w:val="ListParagraph"/>
        <w:numPr>
          <w:ilvl w:val="1"/>
          <w:numId w:val="4"/>
        </w:numPr>
        <w:spacing w:after="240"/>
        <w:rPr>
          <w:ins w:id="26" w:author="Rachael Morley" w:date="2018-08-19T22:48:00Z"/>
        </w:rPr>
      </w:pPr>
      <w:r>
        <w:t xml:space="preserve">Provide the </w:t>
      </w:r>
      <w:r>
        <w:rPr>
          <w:b/>
        </w:rPr>
        <w:t>NaPDI Study ID</w:t>
      </w:r>
      <w:r>
        <w:t xml:space="preserve"> (Required; from Study Report).</w:t>
      </w:r>
    </w:p>
    <w:p w14:paraId="06288D93" w14:textId="6F9A90D5" w:rsidR="00575745" w:rsidRDefault="00575745">
      <w:pPr>
        <w:pStyle w:val="ListParagraph"/>
        <w:spacing w:after="240"/>
        <w:ind w:left="360"/>
        <w:pPrChange w:id="27" w:author="Rachael Morley" w:date="2018-08-19T22:48:00Z">
          <w:pPr>
            <w:pStyle w:val="ListParagraph"/>
            <w:numPr>
              <w:ilvl w:val="1"/>
              <w:numId w:val="4"/>
            </w:numPr>
            <w:spacing w:after="240"/>
            <w:ind w:left="360" w:hanging="360"/>
          </w:pPr>
        </w:pPrChange>
      </w:pPr>
      <w:ins w:id="28" w:author="Rachael Morley" w:date="2018-08-19T22:48:00Z">
        <w:r>
          <w:rPr>
            <w:noProof/>
          </w:rPr>
          <mc:AlternateContent>
            <mc:Choice Requires="wps">
              <w:drawing>
                <wp:inline distT="0" distB="0" distL="0" distR="0" wp14:anchorId="17B32C39" wp14:editId="4FB44F76">
                  <wp:extent cx="5703570" cy="464185"/>
                  <wp:effectExtent l="9525" t="9525" r="11430" b="1206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464185"/>
                          </a:xfrm>
                          <a:prstGeom prst="rect">
                            <a:avLst/>
                          </a:prstGeom>
                          <a:solidFill>
                            <a:schemeClr val="bg1">
                              <a:lumMod val="85000"/>
                              <a:lumOff val="0"/>
                            </a:schemeClr>
                          </a:solidFill>
                          <a:ln w="9525">
                            <a:solidFill>
                              <a:srgbClr val="000000"/>
                            </a:solidFill>
                            <a:miter lim="800000"/>
                            <a:headEnd/>
                            <a:tailEnd/>
                          </a:ln>
                        </wps:spPr>
                        <wps:txbx>
                          <w:txbxContent>
                            <w:p w14:paraId="5CCBEAE3" w14:textId="77777777" w:rsidR="00575745" w:rsidRDefault="00575745" w:rsidP="00575745">
                              <w:r>
                                <w:t xml:space="preserve">If </w:t>
                              </w:r>
                              <w:proofErr w:type="gramStart"/>
                              <w:r>
                                <w:t>a</w:t>
                              </w:r>
                              <w:proofErr w:type="gramEnd"/>
                              <w:r>
                                <w:t xml:space="preserve"> entries originate from a published paper, used the </w:t>
                              </w:r>
                              <w:proofErr w:type="spellStart"/>
                              <w:r>
                                <w:t>Pubmed</w:t>
                              </w:r>
                              <w:proofErr w:type="spellEnd"/>
                              <w:r>
                                <w:t xml:space="preserve"> ID</w:t>
                              </w:r>
                              <w:ins w:id="29" w:author="Rachael Morley" w:date="2018-08-05T09:21:00Z">
                                <w:r>
                                  <w:t xml:space="preserve"> or</w:t>
                                </w:r>
                              </w:ins>
                              <w:ins w:id="30" w:author="Rachael Morley" w:date="2018-08-05T09:22:00Z">
                                <w:r>
                                  <w:t xml:space="preserve"> </w:t>
                                </w:r>
                                <w:proofErr w:type="spellStart"/>
                                <w:r>
                                  <w:t>Embase</w:t>
                                </w:r>
                                <w:proofErr w:type="spellEnd"/>
                                <w:r>
                                  <w:t xml:space="preserve"> PUI</w:t>
                                </w:r>
                              </w:ins>
                              <w:r>
                                <w:t xml:space="preserve"> as the NaPDI Study ID (e.g., “PMID:23268924”)</w:t>
                              </w:r>
                            </w:p>
                          </w:txbxContent>
                        </wps:txbx>
                        <wps:bodyPr rot="0" vert="horz" wrap="square" lIns="91440" tIns="45720" rIns="91440" bIns="45720" anchor="t" anchorCtr="0" upright="1">
                          <a:noAutofit/>
                        </wps:bodyPr>
                      </wps:wsp>
                    </a:graphicData>
                  </a:graphic>
                </wp:inline>
              </w:drawing>
            </mc:Choice>
            <mc:Fallback>
              <w:pict>
                <v:shapetype w14:anchorId="17B32C39" id="_x0000_t202" coordsize="21600,21600" o:spt="202" path="m,l,21600r21600,l21600,xe">
                  <v:stroke joinstyle="miter"/>
                  <v:path gradientshapeok="t" o:connecttype="rect"/>
                </v:shapetype>
                <v:shape id="Text Box 25" o:spid="_x0000_s1026" type="#_x0000_t202" style="width:449.1pt;height: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" fillcolor="#d8d8d8 [2732]">
                  <v:textbox>
                    <w:txbxContent>
                      <w:p w14:paraId="5CCBEAE3" w14:textId="77777777" w:rsidR="00575745" w:rsidRDefault="00575745" w:rsidP="00575745">
                        <w:r>
                          <w:t xml:space="preserve">If </w:t>
                        </w:r>
                        <w:proofErr w:type="gramStart"/>
                        <w:r>
                          <w:t>a</w:t>
                        </w:r>
                        <w:proofErr w:type="gramEnd"/>
                        <w:r>
                          <w:t xml:space="preserve"> entries originate from a published paper, used the </w:t>
                        </w:r>
                        <w:proofErr w:type="spellStart"/>
                        <w:r>
                          <w:t>Pubmed</w:t>
                        </w:r>
                        <w:proofErr w:type="spellEnd"/>
                        <w:r>
                          <w:t xml:space="preserve"> ID</w:t>
                        </w:r>
                        <w:ins w:id="15" w:author="Rachael Morley" w:date="2018-08-05T09:21:00Z">
                          <w:r>
                            <w:t xml:space="preserve"> or</w:t>
                          </w:r>
                        </w:ins>
                        <w:ins w:id="16" w:author="Rachael Morley" w:date="2018-08-05T09:22:00Z">
                          <w:r>
                            <w:t xml:space="preserve"> Embase PUI</w:t>
                          </w:r>
                        </w:ins>
                        <w:r>
                          <w:t xml:space="preserve"> as the NaPDI Study ID (e.g., “PMID:23268924”)</w:t>
                        </w:r>
                      </w:p>
                    </w:txbxContent>
                  </v:textbox>
                  <w10:anchorlock/>
                </v:shape>
              </w:pict>
            </mc:Fallback>
          </mc:AlternateContent>
        </w:r>
      </w:ins>
    </w:p>
    <w:p w14:paraId="03DBED66" w14:textId="77777777" w:rsidR="00F64E6E" w:rsidRDefault="00F64E6E" w:rsidP="00F64E6E">
      <w:pPr>
        <w:pStyle w:val="ListParagraph"/>
        <w:numPr>
          <w:ilvl w:val="1"/>
          <w:numId w:val="4"/>
        </w:numPr>
      </w:pPr>
      <w:r>
        <w:t xml:space="preserve">Select the </w:t>
      </w:r>
      <w:r w:rsidRPr="00F64E6E">
        <w:rPr>
          <w:b/>
        </w:rPr>
        <w:t>study source type</w:t>
      </w:r>
      <w:r>
        <w:t xml:space="preserve"> or source from which the study was obtained (required).</w:t>
      </w:r>
    </w:p>
    <w:p w14:paraId="272F2185" w14:textId="77777777" w:rsidR="00F64E6E" w:rsidRDefault="00F64E6E" w:rsidP="00F64E6E">
      <w:pPr>
        <w:pStyle w:val="ListParagraph"/>
        <w:numPr>
          <w:ilvl w:val="0"/>
          <w:numId w:val="22"/>
        </w:numPr>
      </w:pPr>
      <w:r>
        <w:t>Published report</w:t>
      </w:r>
    </w:p>
    <w:p w14:paraId="5625BF63" w14:textId="77777777" w:rsidR="00F64E6E" w:rsidRDefault="00F64E6E" w:rsidP="00F64E6E">
      <w:pPr>
        <w:pStyle w:val="ListParagraph"/>
        <w:numPr>
          <w:ilvl w:val="0"/>
          <w:numId w:val="22"/>
        </w:numPr>
      </w:pPr>
      <w:r>
        <w:t>Manuscript prepared or submitted for peer-reviewed publication</w:t>
      </w:r>
    </w:p>
    <w:p w14:paraId="012C0B2A" w14:textId="77777777" w:rsidR="00F64E6E" w:rsidRDefault="00F64E6E" w:rsidP="00F64E6E">
      <w:pPr>
        <w:pStyle w:val="ListParagraph"/>
        <w:numPr>
          <w:ilvl w:val="0"/>
          <w:numId w:val="22"/>
        </w:numPr>
      </w:pPr>
      <w:r>
        <w:t>Unpublished data submitted through a NaPDI form</w:t>
      </w:r>
    </w:p>
    <w:p w14:paraId="11B507B4" w14:textId="77777777" w:rsidR="00F64E6E" w:rsidRDefault="00F64E6E" w:rsidP="00F64E6E">
      <w:pPr>
        <w:pStyle w:val="ListParagraph"/>
        <w:spacing w:after="240"/>
        <w:ind w:left="360"/>
      </w:pPr>
    </w:p>
    <w:p w14:paraId="68F535C4" w14:textId="5CC4D82A" w:rsidR="004649B2" w:rsidRDefault="001E2E16">
      <w:pPr>
        <w:pStyle w:val="ListParagraph"/>
        <w:numPr>
          <w:ilvl w:val="1"/>
          <w:numId w:val="4"/>
        </w:numPr>
        <w:spacing w:after="240"/>
      </w:pPr>
      <w:r>
        <w:lastRenderedPageBreak/>
        <w:t xml:space="preserve">If/when study has been published, enter the </w:t>
      </w:r>
      <w:r>
        <w:rPr>
          <w:b/>
        </w:rPr>
        <w:t>PubMed ID</w:t>
      </w:r>
      <w:r>
        <w:t xml:space="preserve"> and/or </w:t>
      </w:r>
      <w:r>
        <w:rPr>
          <w:b/>
        </w:rPr>
        <w:t>Embase Accession</w:t>
      </w:r>
      <w:r>
        <w:t xml:space="preserve"> numbers (Optional).</w:t>
      </w:r>
    </w:p>
    <w:p w14:paraId="78809F68" w14:textId="31A6C9B4" w:rsidR="00575745" w:rsidRDefault="001E2E16" w:rsidP="00575745">
      <w:pPr>
        <w:pStyle w:val="ListParagraph"/>
        <w:numPr>
          <w:ilvl w:val="1"/>
          <w:numId w:val="4"/>
        </w:numPr>
        <w:spacing w:after="240"/>
        <w:rPr>
          <w:ins w:id="31" w:author="Rachael Morley" w:date="2018-08-19T22:47:00Z"/>
        </w:rPr>
      </w:pPr>
      <w:r>
        <w:rPr>
          <w:b/>
        </w:rPr>
        <w:t>Overall summary</w:t>
      </w:r>
      <w:r>
        <w:t>: the summary should provide an overall conclusion (1-2 sentences) and discuss the possible mechanism(s) involved and clinical relevance of the study results (Optional).</w:t>
      </w:r>
    </w:p>
    <w:p w14:paraId="0A465418" w14:textId="77777777" w:rsidR="00575745" w:rsidRDefault="00575745">
      <w:pPr>
        <w:pStyle w:val="ListParagraph"/>
        <w:ind w:left="360"/>
        <w:rPr>
          <w:ins w:id="32" w:author="Rachael Morley" w:date="2018-08-19T22:47:00Z"/>
        </w:rPr>
        <w:pPrChange w:id="33" w:author="Rachael Morley" w:date="2018-08-19T22:48:00Z">
          <w:pPr>
            <w:pStyle w:val="ListParagraph"/>
            <w:numPr>
              <w:numId w:val="4"/>
            </w:numPr>
            <w:ind w:left="360" w:hanging="360"/>
          </w:pPr>
        </w:pPrChange>
      </w:pPr>
      <w:ins w:id="34" w:author="Rachael Morley" w:date="2018-08-19T22:47:00Z">
        <w:r>
          <w:rPr>
            <w:noProof/>
          </w:rPr>
          <mc:AlternateContent>
            <mc:Choice Requires="wps">
              <w:drawing>
                <wp:inline distT="0" distB="0" distL="0" distR="0" wp14:anchorId="4714D0B8" wp14:editId="0497FEEF">
                  <wp:extent cx="6150634" cy="276046"/>
                  <wp:effectExtent l="0" t="0" r="21590" b="1016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0634" cy="276046"/>
                          </a:xfrm>
                          <a:prstGeom prst="rect">
                            <a:avLst/>
                          </a:prstGeom>
                          <a:solidFill>
                            <a:schemeClr val="bg1">
                              <a:lumMod val="85000"/>
                            </a:schemeClr>
                          </a:solidFill>
                          <a:ln w="9525">
                            <a:solidFill>
                              <a:srgbClr val="000000"/>
                            </a:solidFill>
                            <a:miter lim="800000"/>
                            <a:headEnd/>
                            <a:tailEnd/>
                          </a:ln>
                        </wps:spPr>
                        <wps:txbx>
                          <w:txbxContent>
                            <w:p w14:paraId="75D970E1" w14:textId="77777777" w:rsidR="00575745" w:rsidRDefault="00575745" w:rsidP="00575745">
                              <w:r>
                                <w:t>If entries are from a published paper, copy and paste the abstract into the Overall summary box.</w:t>
                              </w:r>
                            </w:p>
                          </w:txbxContent>
                        </wps:txbx>
                        <wps:bodyPr rot="0" vert="horz" wrap="square" lIns="91440" tIns="45720" rIns="91440" bIns="45720" anchor="t" anchorCtr="0">
                          <a:noAutofit/>
                        </wps:bodyPr>
                      </wps:wsp>
                    </a:graphicData>
                  </a:graphic>
                </wp:inline>
              </w:drawing>
            </mc:Choice>
            <mc:Fallback>
              <w:pict>
                <v:shape w14:anchorId="4714D0B8" id="Text Box 2" o:spid="_x0000_s1027" type="#_x0000_t202" style="width:484.3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" fillcolor="#d8d8d8 [2732]">
                  <v:textbox>
                    <w:txbxContent>
                      <w:p w14:paraId="75D970E1" w14:textId="77777777" w:rsidR="00575745" w:rsidRDefault="00575745" w:rsidP="00575745">
                        <w:r>
                          <w:t>If entries are from a published paper, copy and paste the abstract into the Overall summary box.</w:t>
                        </w:r>
                      </w:p>
                    </w:txbxContent>
                  </v:textbox>
                  <w10:anchorlock/>
                </v:shape>
              </w:pict>
            </mc:Fallback>
          </mc:AlternateContent>
        </w:r>
      </w:ins>
    </w:p>
    <w:p w14:paraId="6694CF16" w14:textId="77777777" w:rsidR="00575745" w:rsidRDefault="00575745">
      <w:pPr>
        <w:spacing w:after="240"/>
        <w:pPrChange w:id="35" w:author="Rachael Morley" w:date="2018-08-19T22:47:00Z">
          <w:pPr>
            <w:pStyle w:val="ListParagraph"/>
            <w:numPr>
              <w:ilvl w:val="1"/>
              <w:numId w:val="4"/>
            </w:numPr>
            <w:spacing w:after="240"/>
            <w:ind w:left="360" w:hanging="360"/>
          </w:pPr>
        </w:pPrChange>
      </w:pPr>
    </w:p>
    <w:p w14:paraId="3F43F75A" w14:textId="77777777" w:rsidR="004649B2" w:rsidRDefault="001E2E16">
      <w:r>
        <w:rPr>
          <w:noProof/>
        </w:rPr>
        <w:drawing>
          <wp:inline distT="0" distB="9525" distL="0" distR="0" wp14:anchorId="5DAD3643" wp14:editId="59079A14">
            <wp:extent cx="6343650" cy="2028825"/>
            <wp:effectExtent l="0" t="0" r="0" b="0"/>
            <wp:docPr id="12"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46"/>
                    <pic:cNvPicPr>
                      <a:picLocks noChangeAspect="1" noChangeArrowheads="1"/>
                    </pic:cNvPicPr>
                  </pic:nvPicPr>
                  <pic:blipFill>
                    <a:blip r:embed="rId13"/>
                    <a:srcRect l="9791" t="50901" r="60010" b="15426"/>
                    <a:stretch>
                      <a:fillRect/>
                    </a:stretch>
                  </pic:blipFill>
                  <pic:spPr bwMode="auto">
                    <a:xfrm>
                      <a:off x="0" y="0"/>
                      <a:ext cx="6343650" cy="2028825"/>
                    </a:xfrm>
                    <a:prstGeom prst="rect">
                      <a:avLst/>
                    </a:prstGeom>
                  </pic:spPr>
                </pic:pic>
              </a:graphicData>
            </a:graphic>
          </wp:inline>
        </w:drawing>
      </w:r>
    </w:p>
    <w:p w14:paraId="2D750B8B" w14:textId="77777777" w:rsidR="004649B2" w:rsidRDefault="001E2E16">
      <w:pPr>
        <w:pStyle w:val="ListParagraph"/>
        <w:numPr>
          <w:ilvl w:val="1"/>
          <w:numId w:val="4"/>
        </w:numPr>
        <w:spacing w:after="240"/>
      </w:pPr>
      <w:r>
        <w:t xml:space="preserve">The </w:t>
      </w:r>
      <w:r>
        <w:rPr>
          <w:b/>
        </w:rPr>
        <w:t>Following for internal use only</w:t>
      </w:r>
      <w:r>
        <w:t xml:space="preserve"> section is for internal notes and will not be displayed to users.</w:t>
      </w:r>
    </w:p>
    <w:p w14:paraId="7E4890C9" w14:textId="77777777" w:rsidR="004649B2" w:rsidRDefault="001E2E16">
      <w:pPr>
        <w:pStyle w:val="ListParagraph"/>
        <w:numPr>
          <w:ilvl w:val="1"/>
          <w:numId w:val="4"/>
        </w:numPr>
        <w:spacing w:after="240"/>
      </w:pPr>
      <w:r>
        <w:t xml:space="preserve">Enter the </w:t>
      </w:r>
      <w:r>
        <w:rPr>
          <w:b/>
        </w:rPr>
        <w:t>Research Organization</w:t>
      </w:r>
      <w:r>
        <w:t xml:space="preserve"> (where the study was performed) name (Required), study ID number (Required), and the dates the study was conducted (optional). This information should be available in the Study Report provided to the Informatics Core by the Principal Investigators. If only months are provided, select the first and last days of the month for the starting and ending date, respectively. Example: March to April, 2017 will be entered as 03/01/2017 to 04/30/2017. Note that the Research Organization Study ID may be identical to the NaPDI Study ID.</w:t>
      </w:r>
    </w:p>
    <w:p w14:paraId="40E75F30" w14:textId="77777777" w:rsidR="004649B2" w:rsidRDefault="001E2E16">
      <w:pPr>
        <w:pStyle w:val="ListParagraph"/>
        <w:numPr>
          <w:ilvl w:val="1"/>
          <w:numId w:val="4"/>
        </w:numPr>
        <w:rPr>
          <w:i/>
          <w:highlight w:val="yellow"/>
        </w:rPr>
      </w:pPr>
      <w:r>
        <w:t xml:space="preserve">Internal comment (Optional): </w:t>
      </w:r>
      <w:r>
        <w:rPr>
          <w:i/>
          <w:highlight w:val="yellow"/>
        </w:rPr>
        <w:t>not sure what type of comments we had in mind here…</w:t>
      </w:r>
    </w:p>
    <w:p w14:paraId="073B8B22" w14:textId="77777777" w:rsidR="004649B2" w:rsidRDefault="001E2E16">
      <w:pPr>
        <w:rPr>
          <w:b/>
          <w:color w:val="FFFFFF" w:themeColor="background1"/>
          <w:sz w:val="24"/>
          <w:szCs w:val="24"/>
        </w:rPr>
      </w:pPr>
      <w:r>
        <w:rPr>
          <w:highlight w:val="yellow"/>
        </w:rPr>
        <w:t>Proposal: anything that could have affected the study results and needs to be internally documented</w:t>
      </w:r>
    </w:p>
    <w:p w14:paraId="125550E6" w14:textId="77777777" w:rsidR="004649B2" w:rsidRDefault="001E2E16">
      <w:pPr>
        <w:rPr>
          <w:b/>
          <w:color w:val="FFFFFF" w:themeColor="background1"/>
          <w:sz w:val="24"/>
          <w:szCs w:val="24"/>
        </w:rPr>
      </w:pPr>
      <w:r>
        <w:rPr>
          <w:b/>
          <w:color w:val="FFFFFF" w:themeColor="background1"/>
          <w:sz w:val="24"/>
          <w:szCs w:val="24"/>
        </w:rPr>
        <w:t>the study.</w:t>
      </w:r>
    </w:p>
    <w:p w14:paraId="6E0D4E36" w14:textId="77777777" w:rsidR="00F64E6E" w:rsidRDefault="00F64E6E" w:rsidP="00F64E6E">
      <w:r>
        <w:t xml:space="preserve">3.10 Select the status of the current study entry </w:t>
      </w:r>
    </w:p>
    <w:p w14:paraId="0F7E5279" w14:textId="77777777" w:rsidR="00F64E6E" w:rsidRDefault="00F64E6E" w:rsidP="00F64E6E">
      <w:pPr>
        <w:pStyle w:val="ListParagraph"/>
        <w:numPr>
          <w:ilvl w:val="0"/>
          <w:numId w:val="24"/>
        </w:numPr>
      </w:pPr>
      <w:r>
        <w:t>Draft – selected when the curator is in the process of entering the data or checking the data</w:t>
      </w:r>
    </w:p>
    <w:p w14:paraId="7C2EB250" w14:textId="77777777" w:rsidR="00F64E6E" w:rsidRDefault="00F64E6E" w:rsidP="00F64E6E">
      <w:pPr>
        <w:pStyle w:val="ListParagraph"/>
        <w:numPr>
          <w:ilvl w:val="0"/>
          <w:numId w:val="24"/>
        </w:numPr>
      </w:pPr>
      <w:r>
        <w:t>Pending review – selected when the study had been fully entered by the curator and needs to be reviewed and validated by a second editor</w:t>
      </w:r>
    </w:p>
    <w:p w14:paraId="267B9668" w14:textId="77777777" w:rsidR="00F64E6E" w:rsidRDefault="00F64E6E" w:rsidP="00F64E6E">
      <w:pPr>
        <w:pStyle w:val="ListParagraph"/>
        <w:numPr>
          <w:ilvl w:val="0"/>
          <w:numId w:val="24"/>
        </w:numPr>
      </w:pPr>
      <w:r>
        <w:t>Published – selected after validation and is ready for public display</w:t>
      </w:r>
    </w:p>
    <w:p w14:paraId="6E45EA9F" w14:textId="77777777" w:rsidR="00F64E6E" w:rsidRDefault="00F64E6E"/>
    <w:p w14:paraId="0B46C39C" w14:textId="77777777" w:rsidR="004649B2" w:rsidRDefault="001E2E16">
      <w:pPr>
        <w:rPr>
          <w:b/>
          <w:smallCaps/>
          <w:sz w:val="24"/>
          <w:szCs w:val="24"/>
        </w:rPr>
      </w:pPr>
      <w:r>
        <w:br w:type="page"/>
      </w:r>
    </w:p>
    <w:p w14:paraId="34CAF63D" w14:textId="77777777" w:rsidR="004649B2" w:rsidRDefault="001E2E16">
      <w:pPr>
        <w:pStyle w:val="Heading1"/>
        <w:numPr>
          <w:ilvl w:val="0"/>
          <w:numId w:val="10"/>
        </w:numPr>
        <w:shd w:val="clear" w:color="auto" w:fill="DBE5F1"/>
      </w:pPr>
      <w:bookmarkStart w:id="36" w:name="Experiment"/>
      <w:bookmarkEnd w:id="36"/>
      <w:r>
        <w:lastRenderedPageBreak/>
        <w:t>Experiment</w:t>
      </w:r>
    </w:p>
    <w:p w14:paraId="69554F56" w14:textId="77777777" w:rsidR="004649B2" w:rsidRDefault="001E2E16">
      <w:r>
        <w:rPr>
          <w:i/>
        </w:rPr>
        <w:t xml:space="preserve">After </w:t>
      </w:r>
      <w:r>
        <w:t xml:space="preserve">a study has been created, use the following steps to add a new experiment. </w:t>
      </w:r>
    </w:p>
    <w:p w14:paraId="08D17388" w14:textId="77777777" w:rsidR="004649B2" w:rsidRDefault="001E2E16">
      <w:pPr>
        <w:pStyle w:val="ListParagraph"/>
        <w:numPr>
          <w:ilvl w:val="1"/>
          <w:numId w:val="5"/>
        </w:numPr>
      </w:pPr>
      <w:r>
        <w:t xml:space="preserve">Click on </w:t>
      </w:r>
      <w:r>
        <w:rPr>
          <w:b/>
        </w:rPr>
        <w:t>Add experiment</w:t>
      </w:r>
      <w:r>
        <w:t xml:space="preserve">, then select </w:t>
      </w:r>
      <w:r>
        <w:rPr>
          <w:b/>
        </w:rPr>
        <w:t>In Vivo Pharmacokinetics</w:t>
      </w:r>
      <w:r>
        <w:t xml:space="preserve"> from the drop-down menu.</w:t>
      </w:r>
    </w:p>
    <w:p w14:paraId="6649E15A" w14:textId="77777777" w:rsidR="004649B2" w:rsidRDefault="001E2E16">
      <w:r>
        <w:rPr>
          <w:noProof/>
        </w:rPr>
        <mc:AlternateContent>
          <mc:Choice Requires="wps">
            <w:drawing>
              <wp:anchor distT="0" distB="0" distL="114300" distR="114300" simplePos="0" relativeHeight="11" behindDoc="0" locked="0" layoutInCell="1" allowOverlap="1" wp14:anchorId="13AEE721" wp14:editId="37E5AC1D">
                <wp:simplePos x="0" y="0"/>
                <wp:positionH relativeFrom="column">
                  <wp:posOffset>1209675</wp:posOffset>
                </wp:positionH>
                <wp:positionV relativeFrom="paragraph">
                  <wp:posOffset>1984375</wp:posOffset>
                </wp:positionV>
                <wp:extent cx="1296035" cy="219710"/>
                <wp:effectExtent l="0" t="0" r="19050" b="28575"/>
                <wp:wrapNone/>
                <wp:docPr id="13" name="Oval 8"/>
                <wp:cNvGraphicFramePr/>
                <a:graphic xmlns:a="http://schemas.openxmlformats.org/drawingml/2006/main">
                  <a:graphicData uri="http://schemas.microsoft.com/office/word/2010/wordprocessingShape">
                    <wps:wsp>
                      <wps:cNvSpPr/>
                      <wps:spPr>
                        <a:xfrm>
                          <a:off x="0" y="0"/>
                          <a:ext cx="1295280" cy="219240"/>
                        </a:xfrm>
                        <a:prstGeom prst="ellipse">
                          <a:avLst/>
                        </a:prstGeom>
                        <a:noFill/>
                        <a:ln w="93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4427DDA0" id="Oval 8" o:spid="_x0000_s1026" style="position:absolute;margin-left:95.25pt;margin-top:156.25pt;width:102.05pt;height:17.3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" filled="f" strokecolor="red" strokeweight=".26mm"/>
            </w:pict>
          </mc:Fallback>
        </mc:AlternateContent>
      </w:r>
      <w:r>
        <w:rPr>
          <w:noProof/>
        </w:rPr>
        <w:drawing>
          <wp:inline distT="0" distB="2540" distL="0" distR="0" wp14:anchorId="0108A72F" wp14:editId="440276F6">
            <wp:extent cx="5943600" cy="2245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4"/>
                    <a:stretch>
                      <a:fillRect/>
                    </a:stretch>
                  </pic:blipFill>
                  <pic:spPr bwMode="auto">
                    <a:xfrm>
                      <a:off x="0" y="0"/>
                      <a:ext cx="5943600" cy="2245360"/>
                    </a:xfrm>
                    <a:prstGeom prst="rect">
                      <a:avLst/>
                    </a:prstGeom>
                  </pic:spPr>
                </pic:pic>
              </a:graphicData>
            </a:graphic>
          </wp:inline>
        </w:drawing>
      </w:r>
      <w:r>
        <w:rPr>
          <w:noProof/>
        </w:rPr>
        <w:drawing>
          <wp:inline distT="0" distB="0" distL="0" distR="0" wp14:anchorId="2D9AA0BF" wp14:editId="20159B7A">
            <wp:extent cx="5835015" cy="22098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15"/>
                    <a:srcRect l="9866" t="29105" r="66513" b="37770"/>
                    <a:stretch>
                      <a:fillRect/>
                    </a:stretch>
                  </pic:blipFill>
                  <pic:spPr bwMode="auto">
                    <a:xfrm>
                      <a:off x="0" y="0"/>
                      <a:ext cx="5835015" cy="2209800"/>
                    </a:xfrm>
                    <a:prstGeom prst="rect">
                      <a:avLst/>
                    </a:prstGeom>
                  </pic:spPr>
                </pic:pic>
              </a:graphicData>
            </a:graphic>
          </wp:inline>
        </w:drawing>
      </w:r>
    </w:p>
    <w:p w14:paraId="3B571555" w14:textId="77777777" w:rsidR="004649B2" w:rsidRDefault="001E2E16">
      <w:pPr>
        <w:pStyle w:val="ListParagraph"/>
        <w:numPr>
          <w:ilvl w:val="1"/>
          <w:numId w:val="5"/>
        </w:numPr>
      </w:pPr>
      <w:r>
        <w:t xml:space="preserve">Enter an </w:t>
      </w:r>
      <w:r>
        <w:rPr>
          <w:b/>
        </w:rPr>
        <w:t>Experiment</w:t>
      </w:r>
      <w:r>
        <w:t xml:space="preserve"> </w:t>
      </w:r>
      <w:r>
        <w:rPr>
          <w:b/>
        </w:rPr>
        <w:t>Name</w:t>
      </w:r>
      <w:r>
        <w:t xml:space="preserve"> if desired (for example: “</w:t>
      </w:r>
      <w:r>
        <w:rPr>
          <w:i/>
        </w:rPr>
        <w:t>Single dosing experiment</w:t>
      </w:r>
      <w:r>
        <w:t>”). Note that this field is optional. Experiments names will help structuring the display of the clinical study. For example, a study could have evaluated the pharmacokinetics of the Natural Product constituents after both single and repeated administration:</w:t>
      </w:r>
    </w:p>
    <w:p w14:paraId="16DA3D57" w14:textId="77777777" w:rsidR="004649B2" w:rsidRDefault="001E2E16">
      <w:pPr>
        <w:spacing w:after="0" w:line="240" w:lineRule="auto"/>
        <w:rPr>
          <w:sz w:val="20"/>
          <w:szCs w:val="20"/>
        </w:rPr>
      </w:pPr>
      <w:r>
        <w:tab/>
      </w:r>
      <w:r>
        <w:rPr>
          <w:sz w:val="20"/>
          <w:szCs w:val="20"/>
        </w:rPr>
        <w:t>Example:</w:t>
      </w:r>
    </w:p>
    <w:p w14:paraId="4D6FF5D1" w14:textId="77777777" w:rsidR="004649B2" w:rsidRDefault="001E2E16">
      <w:pPr>
        <w:spacing w:after="0" w:line="240" w:lineRule="auto"/>
        <w:ind w:left="720"/>
        <w:rPr>
          <w:sz w:val="20"/>
          <w:szCs w:val="20"/>
        </w:rPr>
      </w:pPr>
      <w:r>
        <w:rPr>
          <w:sz w:val="20"/>
          <w:szCs w:val="20"/>
        </w:rPr>
        <w:t>Study Name (study page): “Pharmacokinetic evaluation of Green Tea constituents in healthy subjects after single and repeated oral administration”.</w:t>
      </w:r>
    </w:p>
    <w:p w14:paraId="5B362A24" w14:textId="77777777" w:rsidR="004649B2" w:rsidRDefault="001E2E16">
      <w:pPr>
        <w:spacing w:after="0" w:line="240" w:lineRule="auto"/>
        <w:rPr>
          <w:sz w:val="20"/>
          <w:szCs w:val="20"/>
        </w:rPr>
      </w:pPr>
      <w:r>
        <w:rPr>
          <w:sz w:val="20"/>
          <w:szCs w:val="20"/>
        </w:rPr>
        <w:tab/>
        <w:t>Experiment 1 name: “Single dosing experiment”</w:t>
      </w:r>
    </w:p>
    <w:p w14:paraId="47FB9167" w14:textId="77777777" w:rsidR="004649B2" w:rsidRDefault="001E2E16">
      <w:pPr>
        <w:spacing w:after="0" w:line="240" w:lineRule="auto"/>
        <w:rPr>
          <w:sz w:val="20"/>
          <w:szCs w:val="20"/>
        </w:rPr>
      </w:pPr>
      <w:r>
        <w:rPr>
          <w:sz w:val="20"/>
          <w:szCs w:val="20"/>
        </w:rPr>
        <w:tab/>
        <w:t>Experiment 2 name: “Repeated dosing experiment”</w:t>
      </w:r>
    </w:p>
    <w:p w14:paraId="1905EC98" w14:textId="77777777" w:rsidR="004649B2" w:rsidRDefault="004649B2"/>
    <w:p w14:paraId="13524456" w14:textId="77777777" w:rsidR="004649B2" w:rsidRDefault="001E2E16">
      <w:pPr>
        <w:pStyle w:val="ListParagraph"/>
        <w:numPr>
          <w:ilvl w:val="1"/>
          <w:numId w:val="5"/>
        </w:numPr>
        <w:spacing w:after="240"/>
      </w:pPr>
      <w:r>
        <w:t xml:space="preserve">Enter the Research </w:t>
      </w:r>
      <w:r>
        <w:rPr>
          <w:b/>
        </w:rPr>
        <w:t>Organization Experiment ID</w:t>
      </w:r>
      <w:r>
        <w:t xml:space="preserve"> if available (not required);</w:t>
      </w:r>
    </w:p>
    <w:p w14:paraId="561444CC" w14:textId="77777777" w:rsidR="004649B2" w:rsidRDefault="001E2E16">
      <w:pPr>
        <w:pStyle w:val="ListParagraph"/>
        <w:numPr>
          <w:ilvl w:val="1"/>
          <w:numId w:val="5"/>
        </w:numPr>
      </w:pPr>
      <w:r>
        <w:t xml:space="preserve">Provide </w:t>
      </w:r>
      <w:r>
        <w:rPr>
          <w:b/>
        </w:rPr>
        <w:t>Additional information</w:t>
      </w:r>
      <w:r>
        <w:t xml:space="preserve"> as needed regarding the specific experiment (Optional). Comments can include details of the experiment or discussion of the overall NP disposition profile.</w:t>
      </w:r>
    </w:p>
    <w:p w14:paraId="62A030BB" w14:textId="77777777" w:rsidR="004649B2" w:rsidRDefault="001E2E16">
      <w:pPr>
        <w:spacing w:after="0" w:line="240" w:lineRule="auto"/>
        <w:ind w:firstLine="720"/>
        <w:rPr>
          <w:sz w:val="20"/>
          <w:szCs w:val="20"/>
        </w:rPr>
      </w:pPr>
      <w:r>
        <w:rPr>
          <w:sz w:val="20"/>
          <w:szCs w:val="20"/>
        </w:rPr>
        <w:lastRenderedPageBreak/>
        <w:t>Example:</w:t>
      </w:r>
    </w:p>
    <w:p w14:paraId="367A61FB" w14:textId="77777777" w:rsidR="004649B2" w:rsidRDefault="001E2E16">
      <w:pPr>
        <w:spacing w:after="0" w:line="240" w:lineRule="auto"/>
        <w:ind w:left="720"/>
        <w:rPr>
          <w:sz w:val="20"/>
          <w:szCs w:val="20"/>
        </w:rPr>
      </w:pPr>
      <w:r>
        <w:rPr>
          <w:sz w:val="20"/>
          <w:szCs w:val="20"/>
        </w:rPr>
        <w:t>“No accumulation of X, the main constituent of… was observed after repeated administration. X represented overall more than 50% of all the products measured.”</w:t>
      </w:r>
    </w:p>
    <w:p w14:paraId="100DB12E" w14:textId="77777777" w:rsidR="004649B2" w:rsidRDefault="001E2E16">
      <w:pPr>
        <w:ind w:firstLine="720"/>
      </w:pPr>
      <w:r>
        <w:br w:type="page"/>
      </w:r>
    </w:p>
    <w:p w14:paraId="7852E0C3" w14:textId="77777777" w:rsidR="004649B2" w:rsidRDefault="001E2E16">
      <w:pPr>
        <w:pStyle w:val="Heading1"/>
        <w:numPr>
          <w:ilvl w:val="0"/>
          <w:numId w:val="10"/>
        </w:numPr>
        <w:shd w:val="clear" w:color="auto" w:fill="DBE5F1"/>
      </w:pPr>
      <w:bookmarkStart w:id="37" w:name="ExperimentalConditions"/>
      <w:bookmarkEnd w:id="37"/>
      <w:r>
        <w:lastRenderedPageBreak/>
        <w:t>Experimental Conditions</w:t>
      </w:r>
    </w:p>
    <w:p w14:paraId="1E859BBE" w14:textId="77777777" w:rsidR="004649B2" w:rsidRDefault="001E2E16">
      <w:r>
        <w:rPr>
          <w:noProof/>
        </w:rPr>
        <w:drawing>
          <wp:inline distT="0" distB="0" distL="0" distR="0" wp14:anchorId="77FA53DC" wp14:editId="59701622">
            <wp:extent cx="6534150" cy="52959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6"/>
                    <a:srcRect l="9899" t="15846" r="60425" b="6334"/>
                    <a:stretch>
                      <a:fillRect/>
                    </a:stretch>
                  </pic:blipFill>
                  <pic:spPr bwMode="auto">
                    <a:xfrm>
                      <a:off x="0" y="0"/>
                      <a:ext cx="6534150" cy="5295900"/>
                    </a:xfrm>
                    <a:prstGeom prst="rect">
                      <a:avLst/>
                    </a:prstGeom>
                  </pic:spPr>
                </pic:pic>
              </a:graphicData>
            </a:graphic>
          </wp:inline>
        </w:drawing>
      </w:r>
    </w:p>
    <w:p w14:paraId="06B48817" w14:textId="77777777" w:rsidR="004649B2" w:rsidRDefault="001E2E16">
      <w:pPr>
        <w:pStyle w:val="ListParagraph"/>
        <w:numPr>
          <w:ilvl w:val="1"/>
          <w:numId w:val="6"/>
        </w:numPr>
      </w:pPr>
      <w:r>
        <w:t xml:space="preserve">Select from the list the appropriate </w:t>
      </w:r>
      <w:r>
        <w:rPr>
          <w:b/>
        </w:rPr>
        <w:t>Study Design</w:t>
      </w:r>
      <w:bookmarkStart w:id="38" w:name="_Hlk478561302"/>
      <w:bookmarkEnd w:id="38"/>
      <w:r>
        <w:t xml:space="preserve"> (Select One; Required). Multiple selections can be made (example: random-crossover, double-blind, placebo-controlled). See “Section 1.2” for the definitions of terms.</w:t>
      </w:r>
    </w:p>
    <w:p w14:paraId="56D59972" w14:textId="77777777" w:rsidR="004649B2" w:rsidRDefault="001E2E16">
      <w:pPr>
        <w:pStyle w:val="ListParagraph"/>
        <w:numPr>
          <w:ilvl w:val="0"/>
          <w:numId w:val="13"/>
        </w:numPr>
      </w:pPr>
      <w:r>
        <w:rPr>
          <w:sz w:val="20"/>
          <w:szCs w:val="20"/>
        </w:rPr>
        <w:t>Single dosing</w:t>
      </w:r>
      <w:commentRangeStart w:id="39"/>
      <w:commentRangeEnd w:id="39"/>
      <w:r>
        <w:rPr>
          <w:sz w:val="20"/>
          <w:szCs w:val="20"/>
        </w:rPr>
        <w:commentReference w:id="39"/>
      </w:r>
    </w:p>
    <w:p w14:paraId="5B6C8201" w14:textId="77777777" w:rsidR="004649B2" w:rsidRDefault="001E2E16">
      <w:pPr>
        <w:pStyle w:val="ListParagraph"/>
        <w:numPr>
          <w:ilvl w:val="0"/>
          <w:numId w:val="13"/>
        </w:numPr>
        <w:rPr>
          <w:sz w:val="20"/>
          <w:szCs w:val="20"/>
        </w:rPr>
      </w:pPr>
      <w:r>
        <w:rPr>
          <w:sz w:val="20"/>
          <w:szCs w:val="20"/>
        </w:rPr>
        <w:t>Repeated dosing</w:t>
      </w:r>
    </w:p>
    <w:p w14:paraId="6CC4472A" w14:textId="77777777" w:rsidR="004649B2" w:rsidRDefault="004649B2">
      <w:pPr>
        <w:pStyle w:val="ListParagraph"/>
        <w:rPr>
          <w:sz w:val="20"/>
          <w:szCs w:val="20"/>
        </w:rPr>
      </w:pPr>
    </w:p>
    <w:p w14:paraId="40EAF830" w14:textId="77777777" w:rsidR="004649B2" w:rsidRDefault="001E2E16">
      <w:pPr>
        <w:pStyle w:val="ListParagraph"/>
        <w:numPr>
          <w:ilvl w:val="1"/>
          <w:numId w:val="6"/>
        </w:numPr>
        <w:spacing w:after="240" w:line="240" w:lineRule="auto"/>
        <w:outlineLvl w:val="0"/>
      </w:pPr>
      <w:r>
        <w:t xml:space="preserve">Select the </w:t>
      </w:r>
      <w:r>
        <w:rPr>
          <w:b/>
        </w:rPr>
        <w:t>Demographic characteristics</w:t>
      </w:r>
      <w:r>
        <w:t xml:space="preserve"> of the study population (Select Many; Required):</w:t>
      </w:r>
    </w:p>
    <w:p w14:paraId="114032DD" w14:textId="77777777" w:rsidR="004649B2" w:rsidRDefault="001E2E16">
      <w:pPr>
        <w:pStyle w:val="ListParagraph"/>
        <w:numPr>
          <w:ilvl w:val="0"/>
          <w:numId w:val="14"/>
        </w:numPr>
        <w:rPr>
          <w:sz w:val="20"/>
          <w:szCs w:val="20"/>
        </w:rPr>
      </w:pPr>
      <w:r>
        <w:rPr>
          <w:sz w:val="20"/>
          <w:szCs w:val="20"/>
        </w:rPr>
        <w:t>Females</w:t>
      </w:r>
    </w:p>
    <w:p w14:paraId="66EC1190" w14:textId="77777777" w:rsidR="004649B2" w:rsidRDefault="001E2E16">
      <w:pPr>
        <w:pStyle w:val="ListParagraph"/>
        <w:numPr>
          <w:ilvl w:val="0"/>
          <w:numId w:val="14"/>
        </w:numPr>
        <w:rPr>
          <w:sz w:val="20"/>
          <w:szCs w:val="20"/>
        </w:rPr>
      </w:pPr>
      <w:r>
        <w:rPr>
          <w:sz w:val="20"/>
          <w:szCs w:val="20"/>
        </w:rPr>
        <w:t>Healthy volunteers</w:t>
      </w:r>
    </w:p>
    <w:p w14:paraId="096AB3E2" w14:textId="77777777" w:rsidR="004649B2" w:rsidRDefault="001E2E16">
      <w:pPr>
        <w:pStyle w:val="ListParagraph"/>
        <w:numPr>
          <w:ilvl w:val="0"/>
          <w:numId w:val="14"/>
        </w:numPr>
        <w:rPr>
          <w:sz w:val="20"/>
          <w:szCs w:val="20"/>
        </w:rPr>
      </w:pPr>
      <w:r>
        <w:rPr>
          <w:sz w:val="20"/>
          <w:szCs w:val="20"/>
        </w:rPr>
        <w:t>Males</w:t>
      </w:r>
    </w:p>
    <w:p w14:paraId="5D838E29" w14:textId="77777777" w:rsidR="004649B2" w:rsidRDefault="001E2E16">
      <w:pPr>
        <w:pStyle w:val="ListParagraph"/>
        <w:numPr>
          <w:ilvl w:val="0"/>
          <w:numId w:val="14"/>
        </w:numPr>
        <w:rPr>
          <w:sz w:val="20"/>
          <w:szCs w:val="20"/>
        </w:rPr>
      </w:pPr>
      <w:r>
        <w:rPr>
          <w:sz w:val="20"/>
          <w:szCs w:val="20"/>
        </w:rPr>
        <w:t>Males and females</w:t>
      </w:r>
    </w:p>
    <w:p w14:paraId="1AF1A96B" w14:textId="77777777" w:rsidR="004649B2" w:rsidRDefault="001E2E16">
      <w:pPr>
        <w:pStyle w:val="ListParagraph"/>
        <w:numPr>
          <w:ilvl w:val="0"/>
          <w:numId w:val="14"/>
        </w:numPr>
        <w:rPr>
          <w:sz w:val="20"/>
          <w:szCs w:val="20"/>
        </w:rPr>
      </w:pPr>
      <w:r>
        <w:rPr>
          <w:sz w:val="20"/>
          <w:szCs w:val="20"/>
        </w:rPr>
        <w:t>Patients</w:t>
      </w:r>
    </w:p>
    <w:p w14:paraId="43FD1E46" w14:textId="77777777" w:rsidR="004649B2" w:rsidRDefault="004649B2">
      <w:pPr>
        <w:pStyle w:val="ListParagraph"/>
        <w:spacing w:after="240" w:line="240" w:lineRule="auto"/>
        <w:ind w:left="360"/>
        <w:outlineLvl w:val="0"/>
      </w:pPr>
    </w:p>
    <w:p w14:paraId="607F4A4E" w14:textId="77777777" w:rsidR="004649B2" w:rsidRDefault="001E2E16">
      <w:pPr>
        <w:pStyle w:val="ListParagraph"/>
        <w:numPr>
          <w:ilvl w:val="1"/>
          <w:numId w:val="6"/>
        </w:numPr>
        <w:spacing w:after="240" w:line="240" w:lineRule="auto"/>
        <w:outlineLvl w:val="0"/>
      </w:pPr>
      <w:r>
        <w:lastRenderedPageBreak/>
        <w:t xml:space="preserve">Select the </w:t>
      </w:r>
      <w:r>
        <w:rPr>
          <w:b/>
        </w:rPr>
        <w:t>Lifestyle Factors</w:t>
      </w:r>
      <w:r>
        <w:t xml:space="preserve"> relevant to the Study Population (Select Many; Optional), if available in the study report:</w:t>
      </w:r>
    </w:p>
    <w:p w14:paraId="0E527B3D" w14:textId="77777777" w:rsidR="004649B2" w:rsidRDefault="001E2E16">
      <w:pPr>
        <w:pStyle w:val="ListParagraph"/>
        <w:numPr>
          <w:ilvl w:val="0"/>
          <w:numId w:val="15"/>
        </w:numPr>
        <w:rPr>
          <w:sz w:val="20"/>
          <w:szCs w:val="20"/>
        </w:rPr>
      </w:pPr>
      <w:r>
        <w:rPr>
          <w:sz w:val="20"/>
          <w:szCs w:val="20"/>
        </w:rPr>
        <w:t>Nonsmokers</w:t>
      </w:r>
    </w:p>
    <w:p w14:paraId="0D4E9207" w14:textId="77777777" w:rsidR="004649B2" w:rsidRDefault="001E2E16">
      <w:pPr>
        <w:pStyle w:val="ListParagraph"/>
        <w:numPr>
          <w:ilvl w:val="0"/>
          <w:numId w:val="15"/>
        </w:numPr>
        <w:rPr>
          <w:sz w:val="20"/>
          <w:szCs w:val="20"/>
        </w:rPr>
      </w:pPr>
      <w:r>
        <w:rPr>
          <w:sz w:val="20"/>
          <w:szCs w:val="20"/>
        </w:rPr>
        <w:t>Smokers</w:t>
      </w:r>
    </w:p>
    <w:p w14:paraId="1A44D93B" w14:textId="77777777" w:rsidR="004649B2" w:rsidRDefault="001E2E16">
      <w:pPr>
        <w:pStyle w:val="ListParagraph"/>
        <w:numPr>
          <w:ilvl w:val="0"/>
          <w:numId w:val="15"/>
        </w:numPr>
        <w:rPr>
          <w:sz w:val="20"/>
          <w:szCs w:val="20"/>
        </w:rPr>
      </w:pPr>
      <w:r>
        <w:rPr>
          <w:sz w:val="20"/>
          <w:szCs w:val="20"/>
        </w:rPr>
        <w:t>No alcohol drinking</w:t>
      </w:r>
    </w:p>
    <w:p w14:paraId="5E4E793C" w14:textId="77777777" w:rsidR="004649B2" w:rsidRDefault="001E2E16">
      <w:pPr>
        <w:pStyle w:val="ListParagraph"/>
        <w:numPr>
          <w:ilvl w:val="0"/>
          <w:numId w:val="15"/>
        </w:numPr>
        <w:rPr>
          <w:sz w:val="20"/>
          <w:szCs w:val="20"/>
        </w:rPr>
      </w:pPr>
      <w:r>
        <w:rPr>
          <w:sz w:val="20"/>
          <w:szCs w:val="20"/>
        </w:rPr>
        <w:t>Healthy alcohol drinking</w:t>
      </w:r>
    </w:p>
    <w:p w14:paraId="038DD39C" w14:textId="77777777" w:rsidR="004649B2" w:rsidRDefault="001E2E16">
      <w:pPr>
        <w:pStyle w:val="ListParagraph"/>
        <w:numPr>
          <w:ilvl w:val="0"/>
          <w:numId w:val="15"/>
        </w:numPr>
        <w:rPr>
          <w:sz w:val="20"/>
          <w:szCs w:val="20"/>
        </w:rPr>
      </w:pPr>
      <w:r>
        <w:rPr>
          <w:sz w:val="20"/>
          <w:szCs w:val="20"/>
        </w:rPr>
        <w:t>Unhealthy alcohol drinking</w:t>
      </w:r>
    </w:p>
    <w:p w14:paraId="72FBAEDB" w14:textId="77777777" w:rsidR="004649B2" w:rsidRDefault="001E2E16">
      <w:pPr>
        <w:pStyle w:val="ListParagraph"/>
        <w:numPr>
          <w:ilvl w:val="0"/>
          <w:numId w:val="15"/>
        </w:numPr>
        <w:rPr>
          <w:sz w:val="20"/>
          <w:szCs w:val="20"/>
        </w:rPr>
      </w:pPr>
      <w:r>
        <w:rPr>
          <w:sz w:val="20"/>
          <w:szCs w:val="20"/>
        </w:rPr>
        <w:t>No marijuana use</w:t>
      </w:r>
    </w:p>
    <w:p w14:paraId="3C7007B0" w14:textId="77777777" w:rsidR="004649B2" w:rsidRDefault="001E2E16">
      <w:pPr>
        <w:pStyle w:val="ListParagraph"/>
        <w:numPr>
          <w:ilvl w:val="0"/>
          <w:numId w:val="15"/>
        </w:numPr>
        <w:rPr>
          <w:sz w:val="20"/>
          <w:szCs w:val="20"/>
        </w:rPr>
      </w:pPr>
      <w:r>
        <w:rPr>
          <w:sz w:val="20"/>
          <w:szCs w:val="20"/>
        </w:rPr>
        <w:t>Occasional marijuana use</w:t>
      </w:r>
    </w:p>
    <w:p w14:paraId="30E3B5CB" w14:textId="77777777" w:rsidR="004649B2" w:rsidRDefault="001E2E16">
      <w:pPr>
        <w:pStyle w:val="ListParagraph"/>
        <w:numPr>
          <w:ilvl w:val="0"/>
          <w:numId w:val="15"/>
        </w:numPr>
      </w:pPr>
      <w:r>
        <w:rPr>
          <w:sz w:val="20"/>
          <w:szCs w:val="20"/>
        </w:rPr>
        <w:t xml:space="preserve">Regular marijuana </w:t>
      </w:r>
      <w:r>
        <w:t>use</w:t>
      </w:r>
    </w:p>
    <w:p w14:paraId="2AC1F1D5" w14:textId="77777777" w:rsidR="004649B2" w:rsidRDefault="004649B2">
      <w:pPr>
        <w:pStyle w:val="ListParagraph"/>
        <w:spacing w:after="0" w:line="240" w:lineRule="auto"/>
        <w:outlineLvl w:val="0"/>
      </w:pPr>
    </w:p>
    <w:p w14:paraId="6D673DFC" w14:textId="77777777" w:rsidR="004649B2" w:rsidRDefault="001E2E16">
      <w:pPr>
        <w:pStyle w:val="ListParagraph"/>
        <w:numPr>
          <w:ilvl w:val="1"/>
          <w:numId w:val="6"/>
        </w:numPr>
        <w:spacing w:after="240" w:line="240" w:lineRule="auto"/>
        <w:outlineLvl w:val="0"/>
      </w:pPr>
      <w:r>
        <w:t xml:space="preserve">Select the subjects’ </w:t>
      </w:r>
      <w:r>
        <w:rPr>
          <w:b/>
        </w:rPr>
        <w:t>Ethnicity</w:t>
      </w:r>
      <w:r>
        <w:t xml:space="preserve">, if known (Select Many; Optional). </w:t>
      </w:r>
      <w:r>
        <w:rPr>
          <w:sz w:val="16"/>
          <w:szCs w:val="16"/>
        </w:rPr>
        <w:t>NIH Categorization (http://grants.nih.gov/grants/forms.htm)</w:t>
      </w:r>
    </w:p>
    <w:p w14:paraId="2CC1E2EF" w14:textId="77777777" w:rsidR="004649B2" w:rsidRDefault="001E2E16">
      <w:pPr>
        <w:pStyle w:val="ListParagraph"/>
        <w:numPr>
          <w:ilvl w:val="0"/>
          <w:numId w:val="16"/>
        </w:numPr>
        <w:rPr>
          <w:sz w:val="20"/>
          <w:szCs w:val="20"/>
        </w:rPr>
      </w:pPr>
      <w:r>
        <w:rPr>
          <w:sz w:val="20"/>
          <w:szCs w:val="20"/>
        </w:rPr>
        <w:t>Not Hispanic or Latino</w:t>
      </w:r>
    </w:p>
    <w:p w14:paraId="252BC45E" w14:textId="77777777" w:rsidR="004649B2" w:rsidRDefault="001E2E16">
      <w:pPr>
        <w:pStyle w:val="ListParagraph"/>
        <w:numPr>
          <w:ilvl w:val="0"/>
          <w:numId w:val="16"/>
        </w:numPr>
        <w:rPr>
          <w:sz w:val="20"/>
          <w:szCs w:val="20"/>
        </w:rPr>
      </w:pPr>
      <w:r>
        <w:rPr>
          <w:sz w:val="20"/>
          <w:szCs w:val="20"/>
        </w:rPr>
        <w:t>Hispanic or Latino</w:t>
      </w:r>
    </w:p>
    <w:p w14:paraId="1B18FFF3" w14:textId="77777777" w:rsidR="004649B2" w:rsidRDefault="001E2E16">
      <w:pPr>
        <w:pStyle w:val="ListParagraph"/>
        <w:numPr>
          <w:ilvl w:val="0"/>
          <w:numId w:val="16"/>
        </w:numPr>
        <w:rPr>
          <w:sz w:val="20"/>
          <w:szCs w:val="20"/>
        </w:rPr>
      </w:pPr>
      <w:r>
        <w:rPr>
          <w:sz w:val="20"/>
          <w:szCs w:val="20"/>
        </w:rPr>
        <w:t>American Indian / Alaska Native</w:t>
      </w:r>
    </w:p>
    <w:p w14:paraId="291FD0CA" w14:textId="77777777" w:rsidR="004649B2" w:rsidRDefault="001E2E16">
      <w:pPr>
        <w:pStyle w:val="ListParagraph"/>
        <w:numPr>
          <w:ilvl w:val="0"/>
          <w:numId w:val="16"/>
        </w:numPr>
        <w:rPr>
          <w:sz w:val="20"/>
          <w:szCs w:val="20"/>
        </w:rPr>
      </w:pPr>
      <w:r>
        <w:rPr>
          <w:sz w:val="20"/>
          <w:szCs w:val="20"/>
        </w:rPr>
        <w:t>Asian</w:t>
      </w:r>
    </w:p>
    <w:p w14:paraId="4499A21C" w14:textId="77777777" w:rsidR="004649B2" w:rsidRDefault="001E2E16">
      <w:pPr>
        <w:pStyle w:val="ListParagraph"/>
        <w:numPr>
          <w:ilvl w:val="0"/>
          <w:numId w:val="16"/>
        </w:numPr>
        <w:rPr>
          <w:sz w:val="20"/>
          <w:szCs w:val="20"/>
        </w:rPr>
      </w:pPr>
      <w:r>
        <w:rPr>
          <w:sz w:val="20"/>
          <w:szCs w:val="20"/>
        </w:rPr>
        <w:t>Native Hawaiian or other Pacific Islander</w:t>
      </w:r>
    </w:p>
    <w:p w14:paraId="54ECE603" w14:textId="77777777" w:rsidR="004649B2" w:rsidRDefault="001E2E16">
      <w:pPr>
        <w:pStyle w:val="ListParagraph"/>
        <w:numPr>
          <w:ilvl w:val="0"/>
          <w:numId w:val="16"/>
        </w:numPr>
        <w:rPr>
          <w:sz w:val="20"/>
          <w:szCs w:val="20"/>
        </w:rPr>
      </w:pPr>
      <w:r>
        <w:rPr>
          <w:sz w:val="20"/>
          <w:szCs w:val="20"/>
        </w:rPr>
        <w:t>Black or African American</w:t>
      </w:r>
    </w:p>
    <w:p w14:paraId="1F40D2C4" w14:textId="77777777" w:rsidR="004649B2" w:rsidRDefault="001E2E16">
      <w:pPr>
        <w:pStyle w:val="ListParagraph"/>
        <w:numPr>
          <w:ilvl w:val="0"/>
          <w:numId w:val="16"/>
        </w:numPr>
        <w:rPr>
          <w:sz w:val="20"/>
          <w:szCs w:val="20"/>
        </w:rPr>
      </w:pPr>
      <w:r>
        <w:rPr>
          <w:sz w:val="20"/>
          <w:szCs w:val="20"/>
        </w:rPr>
        <w:t>White</w:t>
      </w:r>
    </w:p>
    <w:p w14:paraId="14E25C3B" w14:textId="77777777" w:rsidR="004649B2" w:rsidRDefault="001E2E16">
      <w:pPr>
        <w:pStyle w:val="ListParagraph"/>
        <w:numPr>
          <w:ilvl w:val="0"/>
          <w:numId w:val="16"/>
        </w:numPr>
        <w:rPr>
          <w:sz w:val="20"/>
          <w:szCs w:val="20"/>
        </w:rPr>
      </w:pPr>
      <w:r>
        <w:rPr>
          <w:sz w:val="20"/>
          <w:szCs w:val="20"/>
        </w:rPr>
        <w:t>More than one race</w:t>
      </w:r>
    </w:p>
    <w:p w14:paraId="4AF911A9" w14:textId="77777777" w:rsidR="004649B2" w:rsidRDefault="004649B2">
      <w:pPr>
        <w:pStyle w:val="ListParagraph"/>
        <w:rPr>
          <w:sz w:val="20"/>
          <w:szCs w:val="20"/>
        </w:rPr>
      </w:pPr>
    </w:p>
    <w:p w14:paraId="50274C25" w14:textId="77777777" w:rsidR="004649B2" w:rsidRDefault="001E2E16">
      <w:pPr>
        <w:pStyle w:val="ListParagraph"/>
        <w:numPr>
          <w:ilvl w:val="1"/>
          <w:numId w:val="6"/>
        </w:numPr>
        <w:spacing w:after="240"/>
        <w:outlineLvl w:val="0"/>
      </w:pPr>
      <w:r>
        <w:t xml:space="preserve">Select the </w:t>
      </w:r>
      <w:r>
        <w:rPr>
          <w:b/>
        </w:rPr>
        <w:t>Phenotype</w:t>
      </w:r>
      <w:r>
        <w:t xml:space="preserve"> of the study subjects is available (Select Many; Optional).</w:t>
      </w:r>
    </w:p>
    <w:p w14:paraId="0EA119C9" w14:textId="77777777" w:rsidR="004649B2" w:rsidRDefault="001E2E16">
      <w:pPr>
        <w:pStyle w:val="ListParagraph"/>
        <w:numPr>
          <w:ilvl w:val="1"/>
          <w:numId w:val="6"/>
        </w:numPr>
        <w:spacing w:after="240"/>
        <w:outlineLvl w:val="0"/>
      </w:pPr>
      <w:r>
        <w:t xml:space="preserve">Select the </w:t>
      </w:r>
      <w:r>
        <w:rPr>
          <w:b/>
        </w:rPr>
        <w:t>Genotype</w:t>
      </w:r>
      <w:r>
        <w:t xml:space="preserve"> of the study subjects if available (Select Many; Optional).</w:t>
      </w:r>
    </w:p>
    <w:p w14:paraId="5566EE8A" w14:textId="77777777" w:rsidR="004649B2" w:rsidRDefault="001E2E16">
      <w:pPr>
        <w:pStyle w:val="ListParagraph"/>
        <w:numPr>
          <w:ilvl w:val="1"/>
          <w:numId w:val="6"/>
        </w:numPr>
        <w:spacing w:after="240"/>
        <w:outlineLvl w:val="0"/>
      </w:pPr>
      <w:r>
        <w:t xml:space="preserve">Enter the </w:t>
      </w:r>
      <w:r>
        <w:rPr>
          <w:b/>
        </w:rPr>
        <w:t>Number of subjects</w:t>
      </w:r>
      <w:r>
        <w:t xml:space="preserve"> enrolled and the number of subjects who completed the study (Required).</w:t>
      </w:r>
    </w:p>
    <w:p w14:paraId="68D9F8A6" w14:textId="77777777" w:rsidR="004649B2" w:rsidRDefault="001E2E16">
      <w:pPr>
        <w:pStyle w:val="ListParagraph"/>
        <w:numPr>
          <w:ilvl w:val="1"/>
          <w:numId w:val="6"/>
        </w:numPr>
        <w:spacing w:after="240"/>
        <w:outlineLvl w:val="0"/>
      </w:pPr>
      <w:r>
        <w:t xml:space="preserve">Enter any </w:t>
      </w:r>
      <w:r>
        <w:rPr>
          <w:b/>
        </w:rPr>
        <w:t>Additional information</w:t>
      </w:r>
      <w:r>
        <w:t xml:space="preserve"> on the study population that was not previously described (specific ethnicity for example). This field can be left empty.</w:t>
      </w:r>
    </w:p>
    <w:p w14:paraId="0D24F450" w14:textId="77777777" w:rsidR="004649B2" w:rsidRDefault="001E2E16">
      <w:pPr>
        <w:pStyle w:val="ListParagraph"/>
        <w:numPr>
          <w:ilvl w:val="1"/>
          <w:numId w:val="6"/>
        </w:numPr>
        <w:spacing w:after="240"/>
        <w:outlineLvl w:val="0"/>
      </w:pPr>
      <w:r>
        <w:t xml:space="preserve">Enter the details of the </w:t>
      </w:r>
      <w:r>
        <w:rPr>
          <w:b/>
        </w:rPr>
        <w:t>PK sampling information</w:t>
      </w:r>
      <w:r>
        <w:t xml:space="preserve"> (optional): times of PK samples for the object -and precipitant if measured (enter ALL time points), any quality concerns, and additional information relevant to PK sampling. This information should be directly extracted from the study report. If not available, all the fields can be left empty.</w:t>
      </w:r>
    </w:p>
    <w:p w14:paraId="2F7731BD" w14:textId="1BE5AE8E" w:rsidR="00575745" w:rsidRDefault="00575745">
      <w:pPr>
        <w:pStyle w:val="ListParagraph"/>
        <w:ind w:left="360"/>
        <w:rPr>
          <w:ins w:id="40" w:author="Rachael Morley" w:date="2018-08-19T22:46:00Z"/>
          <w:noProof/>
        </w:rPr>
        <w:pPrChange w:id="41" w:author="Rachael Morley" w:date="2018-08-19T22:47:00Z">
          <w:pPr>
            <w:pStyle w:val="ListParagraph"/>
            <w:numPr>
              <w:numId w:val="6"/>
            </w:numPr>
            <w:ind w:left="360" w:hanging="360"/>
          </w:pPr>
        </w:pPrChange>
      </w:pPr>
      <w:ins w:id="42" w:author="Rachael Morley" w:date="2018-08-19T22:46:00Z">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5B7D873" wp14:editId="58F79FD3">
                  <wp:simplePos x="0" y="0"/>
                  <wp:positionH relativeFrom="column">
                    <wp:posOffset>-2540</wp:posOffset>
                  </wp:positionH>
                  <wp:positionV relativeFrom="paragraph">
                    <wp:posOffset>295910</wp:posOffset>
                  </wp:positionV>
                  <wp:extent cx="6191885" cy="1492250"/>
                  <wp:effectExtent l="0" t="0" r="18415" b="1270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885" cy="1492250"/>
                          </a:xfrm>
                          <a:prstGeom prst="rect">
                            <a:avLst/>
                          </a:prstGeom>
                          <a:solidFill>
                            <a:schemeClr val="bg1">
                              <a:lumMod val="85000"/>
                              <a:lumOff val="0"/>
                            </a:schemeClr>
                          </a:solidFill>
                          <a:ln w="9525">
                            <a:solidFill>
                              <a:srgbClr val="000000"/>
                            </a:solidFill>
                            <a:miter lim="800000"/>
                            <a:headEnd/>
                            <a:tailEnd/>
                          </a:ln>
                        </wps:spPr>
                        <wps:txbx>
                          <w:txbxContent>
                            <w:p w14:paraId="4A06F42E" w14:textId="77777777" w:rsidR="00575745" w:rsidRDefault="00575745" w:rsidP="00575745">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B7D873" id="Text Box 30" o:spid="_x0000_s1028" type="#_x0000_t202" style="position:absolute;left:0;text-align:left;margin-left:-.2pt;margin-top:23.3pt;width:487.55pt;height: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" fillcolor="#d8d8d8 [2732]">
                  <v:textbox>
                    <w:txbxContent>
                      <w:p w14:paraId="4A06F42E" w14:textId="77777777" w:rsidR="00575745" w:rsidRDefault="00575745" w:rsidP="00575745">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v:textbox>
                </v:shape>
              </w:pict>
            </mc:Fallback>
          </mc:AlternateContent>
        </w:r>
      </w:ins>
    </w:p>
    <w:p w14:paraId="0ABBE3A0" w14:textId="77777777" w:rsidR="00575745" w:rsidRDefault="00575745">
      <w:pPr>
        <w:pStyle w:val="ListParagraph"/>
        <w:ind w:left="360"/>
        <w:rPr>
          <w:ins w:id="43" w:author="Rachael Morley" w:date="2018-08-19T22:46:00Z"/>
          <w:noProof/>
        </w:rPr>
        <w:pPrChange w:id="44" w:author="Rachael Morley" w:date="2018-08-19T22:47:00Z">
          <w:pPr>
            <w:pStyle w:val="ListParagraph"/>
            <w:numPr>
              <w:numId w:val="6"/>
            </w:numPr>
            <w:ind w:left="360" w:hanging="360"/>
          </w:pPr>
        </w:pPrChange>
      </w:pPr>
    </w:p>
    <w:p w14:paraId="65181AEF" w14:textId="77777777" w:rsidR="00575745" w:rsidRDefault="00575745" w:rsidP="00575745">
      <w:pPr>
        <w:pStyle w:val="ListParagraph"/>
        <w:numPr>
          <w:ilvl w:val="0"/>
          <w:numId w:val="6"/>
        </w:numPr>
        <w:rPr>
          <w:ins w:id="45" w:author="Rachael Morley" w:date="2018-08-19T22:46:00Z"/>
          <w:noProof/>
        </w:rPr>
      </w:pPr>
    </w:p>
    <w:p w14:paraId="68CE2A4C" w14:textId="77777777" w:rsidR="00575745" w:rsidRDefault="00575745" w:rsidP="00575745">
      <w:pPr>
        <w:pStyle w:val="ListParagraph"/>
        <w:numPr>
          <w:ilvl w:val="0"/>
          <w:numId w:val="6"/>
        </w:numPr>
        <w:rPr>
          <w:ins w:id="46" w:author="Rachael Morley" w:date="2018-08-19T22:46:00Z"/>
          <w:noProof/>
        </w:rPr>
      </w:pPr>
    </w:p>
    <w:p w14:paraId="48399FE4" w14:textId="77777777" w:rsidR="00575745" w:rsidRDefault="00575745" w:rsidP="00575745">
      <w:pPr>
        <w:pStyle w:val="ListParagraph"/>
        <w:numPr>
          <w:ilvl w:val="0"/>
          <w:numId w:val="6"/>
        </w:numPr>
        <w:rPr>
          <w:ins w:id="47" w:author="Rachael Morley" w:date="2018-08-19T22:46:00Z"/>
          <w:noProof/>
        </w:rPr>
      </w:pPr>
    </w:p>
    <w:p w14:paraId="5DBD6C24" w14:textId="77777777" w:rsidR="004649B2" w:rsidRDefault="004649B2">
      <w:pPr>
        <w:rPr>
          <w:b/>
          <w:color w:val="FFFFFF" w:themeColor="background1"/>
          <w:sz w:val="24"/>
          <w:szCs w:val="24"/>
        </w:rPr>
      </w:pPr>
    </w:p>
    <w:p w14:paraId="46EA7B11" w14:textId="77777777" w:rsidR="004649B2" w:rsidRDefault="001E2E16">
      <w:pPr>
        <w:rPr>
          <w:b/>
          <w:smallCaps/>
          <w:sz w:val="24"/>
          <w:szCs w:val="24"/>
        </w:rPr>
      </w:pPr>
      <w:r>
        <w:br w:type="page"/>
      </w:r>
    </w:p>
    <w:p w14:paraId="2C801AC9" w14:textId="77777777" w:rsidR="004649B2" w:rsidRDefault="001E2E16">
      <w:pPr>
        <w:pStyle w:val="Heading1"/>
        <w:numPr>
          <w:ilvl w:val="0"/>
          <w:numId w:val="10"/>
        </w:numPr>
        <w:shd w:val="clear" w:color="auto" w:fill="DBE5F1"/>
      </w:pPr>
      <w:bookmarkStart w:id="48" w:name="DrugAdmin"/>
      <w:bookmarkEnd w:id="48"/>
      <w:r>
        <w:lastRenderedPageBreak/>
        <w:t>Drug Administration</w:t>
      </w:r>
    </w:p>
    <w:p w14:paraId="4990622B" w14:textId="77777777" w:rsidR="004649B2" w:rsidRDefault="001E2E16">
      <w:pPr>
        <w:rPr>
          <w:b/>
          <w:color w:val="FFFFFF" w:themeColor="background1"/>
          <w:sz w:val="24"/>
          <w:szCs w:val="24"/>
        </w:rPr>
      </w:pPr>
      <w:r>
        <w:rPr>
          <w:noProof/>
        </w:rPr>
        <w:drawing>
          <wp:inline distT="0" distB="0" distL="0" distR="9525" wp14:anchorId="3C0DEFE4" wp14:editId="7DB8D9FD">
            <wp:extent cx="6257925" cy="4648200"/>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20"/>
                    <a:srcRect l="9890" t="20717" r="60175" b="16265"/>
                    <a:stretch>
                      <a:fillRect/>
                    </a:stretch>
                  </pic:blipFill>
                  <pic:spPr bwMode="auto">
                    <a:xfrm>
                      <a:off x="0" y="0"/>
                      <a:ext cx="6257925" cy="4648200"/>
                    </a:xfrm>
                    <a:prstGeom prst="rect">
                      <a:avLst/>
                    </a:prstGeom>
                  </pic:spPr>
                </pic:pic>
              </a:graphicData>
            </a:graphic>
          </wp:inline>
        </w:drawing>
      </w:r>
    </w:p>
    <w:p w14:paraId="4312DA98" w14:textId="77777777" w:rsidR="004649B2" w:rsidRDefault="001E2E16">
      <w:pPr>
        <w:pStyle w:val="ListParagraph"/>
        <w:numPr>
          <w:ilvl w:val="1"/>
          <w:numId w:val="7"/>
        </w:numPr>
        <w:spacing w:after="240" w:line="240" w:lineRule="auto"/>
        <w:outlineLvl w:val="0"/>
      </w:pPr>
      <w:r>
        <w:t xml:space="preserve">Enter the following information regarding he </w:t>
      </w:r>
      <w:r>
        <w:rPr>
          <w:b/>
        </w:rPr>
        <w:t>Natural Product Administration</w:t>
      </w:r>
      <w:r>
        <w:t>:</w:t>
      </w:r>
    </w:p>
    <w:p w14:paraId="4558E44B" w14:textId="77777777" w:rsidR="004649B2" w:rsidRDefault="001E2E16">
      <w:pPr>
        <w:pStyle w:val="ListParagraph"/>
        <w:numPr>
          <w:ilvl w:val="2"/>
          <w:numId w:val="7"/>
        </w:numPr>
        <w:spacing w:after="240" w:line="240" w:lineRule="auto"/>
        <w:ind w:left="1080"/>
        <w:outlineLvl w:val="0"/>
      </w:pPr>
      <w:r>
        <w:t xml:space="preserve">Select the </w:t>
      </w:r>
      <w:r>
        <w:rPr>
          <w:b/>
        </w:rPr>
        <w:t>Administration route</w:t>
      </w:r>
      <w:r>
        <w:t xml:space="preserve"> (Select One; Required):</w:t>
      </w:r>
    </w:p>
    <w:p w14:paraId="7E3ADA5F" w14:textId="77777777" w:rsidR="004649B2" w:rsidRDefault="001E2E16">
      <w:pPr>
        <w:pStyle w:val="ListParagraph"/>
        <w:numPr>
          <w:ilvl w:val="0"/>
          <w:numId w:val="2"/>
        </w:numPr>
        <w:spacing w:after="120" w:line="240" w:lineRule="auto"/>
        <w:ind w:left="1080" w:firstLine="0"/>
        <w:rPr>
          <w:sz w:val="20"/>
          <w:szCs w:val="20"/>
        </w:rPr>
      </w:pPr>
      <w:r>
        <w:rPr>
          <w:sz w:val="20"/>
          <w:szCs w:val="20"/>
        </w:rPr>
        <w:t>Oral</w:t>
      </w:r>
    </w:p>
    <w:p w14:paraId="32D87981" w14:textId="77777777" w:rsidR="004649B2" w:rsidRDefault="001E2E16">
      <w:pPr>
        <w:pStyle w:val="ListParagraph"/>
        <w:numPr>
          <w:ilvl w:val="0"/>
          <w:numId w:val="2"/>
        </w:numPr>
        <w:spacing w:after="120" w:line="240" w:lineRule="auto"/>
        <w:ind w:left="1080" w:firstLine="0"/>
        <w:rPr>
          <w:sz w:val="20"/>
          <w:szCs w:val="20"/>
        </w:rPr>
      </w:pPr>
      <w:r>
        <w:rPr>
          <w:sz w:val="20"/>
          <w:szCs w:val="20"/>
        </w:rPr>
        <w:t>IV</w:t>
      </w:r>
    </w:p>
    <w:p w14:paraId="35BA219B" w14:textId="77777777" w:rsidR="004649B2" w:rsidRDefault="001E2E16">
      <w:pPr>
        <w:pStyle w:val="ListParagraph"/>
        <w:numPr>
          <w:ilvl w:val="0"/>
          <w:numId w:val="2"/>
        </w:numPr>
        <w:spacing w:after="120" w:line="240" w:lineRule="auto"/>
        <w:ind w:left="1080" w:firstLine="0"/>
        <w:rPr>
          <w:sz w:val="20"/>
          <w:szCs w:val="20"/>
        </w:rPr>
      </w:pPr>
      <w:r>
        <w:rPr>
          <w:sz w:val="20"/>
          <w:szCs w:val="20"/>
        </w:rPr>
        <w:t>Transdermal</w:t>
      </w:r>
    </w:p>
    <w:p w14:paraId="40A805AF" w14:textId="77777777" w:rsidR="004649B2" w:rsidRDefault="001E2E16">
      <w:pPr>
        <w:pStyle w:val="ListParagraph"/>
        <w:numPr>
          <w:ilvl w:val="0"/>
          <w:numId w:val="2"/>
        </w:numPr>
        <w:spacing w:after="120" w:line="240" w:lineRule="auto"/>
        <w:ind w:left="1080" w:firstLine="0"/>
        <w:rPr>
          <w:sz w:val="20"/>
          <w:szCs w:val="20"/>
        </w:rPr>
      </w:pPr>
      <w:r>
        <w:rPr>
          <w:sz w:val="20"/>
          <w:szCs w:val="20"/>
        </w:rPr>
        <w:t>IM</w:t>
      </w:r>
    </w:p>
    <w:p w14:paraId="08EEE444" w14:textId="77777777" w:rsidR="004649B2" w:rsidRDefault="001E2E16">
      <w:pPr>
        <w:pStyle w:val="ListParagraph"/>
        <w:numPr>
          <w:ilvl w:val="0"/>
          <w:numId w:val="2"/>
        </w:numPr>
        <w:spacing w:after="120" w:line="240" w:lineRule="auto"/>
        <w:ind w:left="1080" w:firstLine="0"/>
        <w:rPr>
          <w:sz w:val="20"/>
          <w:szCs w:val="20"/>
        </w:rPr>
      </w:pPr>
      <w:r>
        <w:rPr>
          <w:sz w:val="20"/>
          <w:szCs w:val="20"/>
        </w:rPr>
        <w:t>Inhalation</w:t>
      </w:r>
    </w:p>
    <w:p w14:paraId="4FB7C870" w14:textId="77777777" w:rsidR="004649B2" w:rsidRDefault="004649B2">
      <w:pPr>
        <w:pStyle w:val="ListParagraph"/>
        <w:spacing w:after="240" w:line="240" w:lineRule="auto"/>
        <w:ind w:left="1080"/>
        <w:outlineLvl w:val="0"/>
      </w:pPr>
    </w:p>
    <w:p w14:paraId="58915251" w14:textId="77777777" w:rsidR="004649B2" w:rsidRDefault="001E2E16">
      <w:pPr>
        <w:pStyle w:val="ListParagraph"/>
        <w:numPr>
          <w:ilvl w:val="2"/>
          <w:numId w:val="7"/>
        </w:numPr>
        <w:spacing w:after="240"/>
        <w:ind w:left="1080"/>
        <w:outlineLvl w:val="0"/>
      </w:pPr>
      <w:r>
        <w:t xml:space="preserve">Enter the specific drug </w:t>
      </w:r>
      <w:r>
        <w:rPr>
          <w:b/>
        </w:rPr>
        <w:t>Formulation</w:t>
      </w:r>
      <w:r>
        <w:t xml:space="preserve"> used in the study: tablet, capsule, extended/slow-release formulation, </w:t>
      </w:r>
      <w:proofErr w:type="spellStart"/>
      <w:r>
        <w:t>etc</w:t>
      </w:r>
      <w:proofErr w:type="spellEnd"/>
      <w:r>
        <w:t>…, as described in the study report (Required).</w:t>
      </w:r>
      <w:commentRangeStart w:id="49"/>
      <w:commentRangeEnd w:id="49"/>
      <w:r>
        <w:commentReference w:id="49"/>
      </w:r>
    </w:p>
    <w:p w14:paraId="5A0FE143" w14:textId="77777777" w:rsidR="004649B2" w:rsidRDefault="001E2E16">
      <w:pPr>
        <w:pStyle w:val="ListParagraph"/>
        <w:numPr>
          <w:ilvl w:val="2"/>
          <w:numId w:val="7"/>
        </w:numPr>
        <w:spacing w:after="240"/>
        <w:ind w:left="1080"/>
        <w:outlineLvl w:val="0"/>
      </w:pPr>
      <w:r>
        <w:t xml:space="preserve">Enter the </w:t>
      </w:r>
      <w:r>
        <w:rPr>
          <w:b/>
        </w:rPr>
        <w:t>Total daily dose</w:t>
      </w:r>
      <w:r>
        <w:t xml:space="preserve"> (“400 mL” for a 200 mL BID administration for example) (Required).</w:t>
      </w:r>
    </w:p>
    <w:p w14:paraId="2E41C080" w14:textId="77777777" w:rsidR="004649B2" w:rsidRDefault="001E2E16">
      <w:pPr>
        <w:pStyle w:val="ListParagraph"/>
        <w:numPr>
          <w:ilvl w:val="2"/>
          <w:numId w:val="7"/>
        </w:numPr>
        <w:spacing w:after="240"/>
        <w:ind w:left="1080"/>
        <w:outlineLvl w:val="0"/>
      </w:pPr>
      <w:r>
        <w:t xml:space="preserve">If the information is available, select the appropriate </w:t>
      </w:r>
      <w:r>
        <w:rPr>
          <w:b/>
        </w:rPr>
        <w:t>Prandial State</w:t>
      </w:r>
      <w:r>
        <w:t xml:space="preserve"> (</w:t>
      </w:r>
      <w:r>
        <w:rPr>
          <w:i/>
        </w:rPr>
        <w:t>Fed</w:t>
      </w:r>
      <w:r>
        <w:t xml:space="preserve"> or </w:t>
      </w:r>
      <w:r>
        <w:rPr>
          <w:i/>
        </w:rPr>
        <w:t>Fasted</w:t>
      </w:r>
      <w:r>
        <w:t xml:space="preserve">) and provide more details in the </w:t>
      </w:r>
      <w:r>
        <w:rPr>
          <w:b/>
        </w:rPr>
        <w:t>Prandial state comment</w:t>
      </w:r>
      <w:r>
        <w:t xml:space="preserve"> field (for example, 15 minutes after a standard breakfast) – Both fields are optional.</w:t>
      </w:r>
    </w:p>
    <w:p w14:paraId="2B82BD53" w14:textId="77777777" w:rsidR="004649B2" w:rsidRDefault="001E2E16">
      <w:pPr>
        <w:pStyle w:val="ListParagraph"/>
        <w:numPr>
          <w:ilvl w:val="2"/>
          <w:numId w:val="7"/>
        </w:numPr>
        <w:spacing w:after="240"/>
        <w:ind w:left="1080"/>
        <w:outlineLvl w:val="0"/>
      </w:pPr>
      <w:r>
        <w:t xml:space="preserve">Specify the </w:t>
      </w:r>
      <w:r>
        <w:rPr>
          <w:b/>
        </w:rPr>
        <w:t>Interval</w:t>
      </w:r>
      <w:r>
        <w:t xml:space="preserve"> (i.e. the frequency of administration during the day): single dose, once daily, BID, TID… </w:t>
      </w:r>
      <w:proofErr w:type="spellStart"/>
      <w:r>
        <w:t>etc</w:t>
      </w:r>
      <w:proofErr w:type="spellEnd"/>
      <w:r>
        <w:t xml:space="preserve"> (Optional).</w:t>
      </w:r>
      <w:commentRangeStart w:id="50"/>
      <w:commentRangeEnd w:id="50"/>
      <w:r>
        <w:commentReference w:id="50"/>
      </w:r>
    </w:p>
    <w:p w14:paraId="51A5F64A" w14:textId="77777777" w:rsidR="004649B2" w:rsidRDefault="001E2E16">
      <w:pPr>
        <w:pStyle w:val="ListParagraph"/>
        <w:numPr>
          <w:ilvl w:val="2"/>
          <w:numId w:val="7"/>
        </w:numPr>
        <w:spacing w:after="240"/>
        <w:ind w:left="1080"/>
        <w:outlineLvl w:val="0"/>
      </w:pPr>
      <w:r>
        <w:lastRenderedPageBreak/>
        <w:t xml:space="preserve">Enter the </w:t>
      </w:r>
      <w:r>
        <w:rPr>
          <w:b/>
        </w:rPr>
        <w:t>Duration</w:t>
      </w:r>
      <w:r>
        <w:t xml:space="preserve"> of the drug administration, and provide detailed timing between the administration of the object and the precipitant (Optional).</w:t>
      </w:r>
    </w:p>
    <w:p w14:paraId="66E64641" w14:textId="77777777" w:rsidR="004649B2" w:rsidRDefault="001E2E16">
      <w:pPr>
        <w:pStyle w:val="ListParagraph"/>
        <w:numPr>
          <w:ilvl w:val="2"/>
          <w:numId w:val="8"/>
        </w:numPr>
        <w:spacing w:after="240"/>
        <w:ind w:left="1080" w:hanging="720"/>
        <w:outlineLvl w:val="0"/>
      </w:pPr>
      <w:r>
        <w:t xml:space="preserve">Provide the following </w:t>
      </w:r>
      <w:r>
        <w:rPr>
          <w:b/>
        </w:rPr>
        <w:t>Natural Product Characteristics</w:t>
      </w:r>
      <w:r>
        <w:t>:</w:t>
      </w:r>
    </w:p>
    <w:p w14:paraId="2B220F7F" w14:textId="77777777" w:rsidR="004649B2" w:rsidRDefault="001E2E16">
      <w:pPr>
        <w:pStyle w:val="ListParagraph"/>
        <w:numPr>
          <w:ilvl w:val="3"/>
          <w:numId w:val="19"/>
        </w:numPr>
        <w:spacing w:after="240"/>
        <w:ind w:left="1440" w:firstLine="0"/>
        <w:outlineLvl w:val="0"/>
      </w:pPr>
      <w:r>
        <w:rPr>
          <w:b/>
        </w:rPr>
        <w:t>Manufacturer/Source</w:t>
      </w:r>
      <w:r>
        <w:t xml:space="preserve"> of the NP used in the study (Optional)</w:t>
      </w:r>
    </w:p>
    <w:p w14:paraId="54B9337B" w14:textId="77777777" w:rsidR="004649B2" w:rsidRDefault="001E2E16">
      <w:pPr>
        <w:pStyle w:val="ListParagraph"/>
        <w:numPr>
          <w:ilvl w:val="3"/>
          <w:numId w:val="19"/>
        </w:numPr>
        <w:spacing w:after="240"/>
        <w:ind w:left="1440" w:firstLine="0"/>
        <w:outlineLvl w:val="0"/>
      </w:pPr>
      <w:r>
        <w:rPr>
          <w:b/>
        </w:rPr>
        <w:t>Lot Number</w:t>
      </w:r>
      <w:r>
        <w:t xml:space="preserve"> if available (Optional)</w:t>
      </w:r>
    </w:p>
    <w:p w14:paraId="5FF8E64D" w14:textId="77777777" w:rsidR="004649B2" w:rsidRDefault="001E2E16">
      <w:pPr>
        <w:pStyle w:val="ListParagraph"/>
        <w:numPr>
          <w:ilvl w:val="3"/>
          <w:numId w:val="19"/>
        </w:numPr>
        <w:spacing w:after="240"/>
        <w:ind w:left="1440" w:firstLine="0"/>
        <w:outlineLvl w:val="0"/>
      </w:pPr>
      <w:r>
        <w:t xml:space="preserve">If the NP was </w:t>
      </w:r>
      <w:r>
        <w:rPr>
          <w:b/>
        </w:rPr>
        <w:t>characterized</w:t>
      </w:r>
      <w:r>
        <w:t xml:space="preserve"> by the Analytical Core (yes/no; Optional)</w:t>
      </w:r>
    </w:p>
    <w:p w14:paraId="6AA7F209" w14:textId="77777777" w:rsidR="004649B2" w:rsidRDefault="001E2E16">
      <w:pPr>
        <w:pStyle w:val="ListParagraph"/>
        <w:numPr>
          <w:ilvl w:val="3"/>
          <w:numId w:val="19"/>
        </w:numPr>
        <w:spacing w:after="240"/>
        <w:ind w:left="1440" w:firstLine="0"/>
        <w:outlineLvl w:val="0"/>
      </w:pPr>
      <w:r>
        <w:t xml:space="preserve">The </w:t>
      </w:r>
      <w:r>
        <w:rPr>
          <w:b/>
        </w:rPr>
        <w:t>Year the sourcing was completed</w:t>
      </w:r>
      <w:r>
        <w:t xml:space="preserve"> (Required)</w:t>
      </w:r>
    </w:p>
    <w:p w14:paraId="47FD29D9" w14:textId="77777777" w:rsidR="004649B2" w:rsidRDefault="001E2E16">
      <w:pPr>
        <w:pStyle w:val="ListParagraph"/>
        <w:numPr>
          <w:ilvl w:val="3"/>
          <w:numId w:val="19"/>
        </w:numPr>
        <w:spacing w:after="240"/>
        <w:ind w:left="1440" w:firstLine="0"/>
        <w:outlineLvl w:val="0"/>
      </w:pPr>
      <w:r>
        <w:t>Any additional information on the NP used in the study (for example, how it was prepared before administration) (Optional)</w:t>
      </w:r>
    </w:p>
    <w:p w14:paraId="563B36DB" w14:textId="77777777" w:rsidR="004649B2" w:rsidRDefault="001E2E16">
      <w:pPr>
        <w:pStyle w:val="ListParagraph"/>
        <w:numPr>
          <w:ilvl w:val="3"/>
          <w:numId w:val="19"/>
        </w:numPr>
        <w:spacing w:after="240"/>
        <w:ind w:left="1440" w:firstLine="0"/>
        <w:outlineLvl w:val="0"/>
      </w:pPr>
      <w:r>
        <w:t xml:space="preserve">The </w:t>
      </w:r>
      <w:r>
        <w:rPr>
          <w:b/>
        </w:rPr>
        <w:t>Year the sourcing was completed</w:t>
      </w:r>
      <w:r>
        <w:t xml:space="preserve"> (Required)</w:t>
      </w:r>
    </w:p>
    <w:p w14:paraId="38B46546" w14:textId="77777777" w:rsidR="004649B2" w:rsidRDefault="004649B2">
      <w:pPr>
        <w:rPr>
          <w:b/>
          <w:color w:val="FFFFFF" w:themeColor="background1"/>
          <w:sz w:val="24"/>
          <w:szCs w:val="24"/>
        </w:rPr>
      </w:pPr>
    </w:p>
    <w:p w14:paraId="7B9DEF9D" w14:textId="77777777" w:rsidR="004649B2" w:rsidRDefault="001E2E16">
      <w:pPr>
        <w:rPr>
          <w:b/>
          <w:smallCaps/>
          <w:sz w:val="24"/>
          <w:szCs w:val="24"/>
        </w:rPr>
      </w:pPr>
      <w:r>
        <w:br w:type="page"/>
      </w:r>
    </w:p>
    <w:p w14:paraId="74FE5B49" w14:textId="77777777" w:rsidR="004649B2" w:rsidRDefault="001E2E16">
      <w:pPr>
        <w:pStyle w:val="Heading1"/>
        <w:numPr>
          <w:ilvl w:val="0"/>
          <w:numId w:val="10"/>
        </w:numPr>
        <w:shd w:val="clear" w:color="auto" w:fill="DBE5F1"/>
      </w:pPr>
      <w:bookmarkStart w:id="51" w:name="PKMeasurments"/>
      <w:bookmarkEnd w:id="51"/>
      <w:r>
        <w:lastRenderedPageBreak/>
        <w:t>PK Measurements</w:t>
      </w:r>
    </w:p>
    <w:p w14:paraId="5D00E618" w14:textId="77777777" w:rsidR="004649B2" w:rsidRDefault="001E2E16">
      <w:pPr>
        <w:pStyle w:val="ListParagraph"/>
        <w:numPr>
          <w:ilvl w:val="1"/>
          <w:numId w:val="10"/>
        </w:numPr>
        <w:spacing w:before="40" w:after="240"/>
        <w:outlineLvl w:val="0"/>
        <w:rPr>
          <w:b/>
          <w:color w:val="FFFFFF" w:themeColor="background1"/>
          <w:sz w:val="24"/>
          <w:szCs w:val="24"/>
        </w:rPr>
      </w:pPr>
      <w:r>
        <w:rPr>
          <w:rFonts w:eastAsia="Times New Roman" w:cs="Arial"/>
          <w:color w:val="000000"/>
        </w:rPr>
        <w:t xml:space="preserve">Pharmacokinetic (PK) measurements of the </w:t>
      </w:r>
      <w:r>
        <w:rPr>
          <w:rFonts w:eastAsia="Times New Roman" w:cs="Arial"/>
          <w:i/>
          <w:color w:val="000000"/>
        </w:rPr>
        <w:t>object</w:t>
      </w:r>
      <w:r>
        <w:rPr>
          <w:rFonts w:eastAsia="Times New Roman" w:cs="Arial"/>
          <w:color w:val="000000"/>
        </w:rPr>
        <w:t xml:space="preserve"> or its constituents will be entered. Only numeric values can be entered. PK measurements may include the parent drug, its metabolite(s), and/or enantiomers.</w:t>
      </w:r>
    </w:p>
    <w:p w14:paraId="06881A30" w14:textId="77777777" w:rsidR="004649B2" w:rsidRDefault="001E2E16">
      <w:pPr>
        <w:pStyle w:val="ListParagraph"/>
        <w:numPr>
          <w:ilvl w:val="1"/>
          <w:numId w:val="10"/>
        </w:numPr>
        <w:spacing w:before="40" w:after="240"/>
        <w:outlineLvl w:val="0"/>
        <w:rPr>
          <w:b/>
          <w:color w:val="FFFFFF" w:themeColor="background1"/>
          <w:sz w:val="24"/>
          <w:szCs w:val="24"/>
        </w:rPr>
      </w:pPr>
      <w:r>
        <w:rPr>
          <w:noProof/>
        </w:rPr>
        <w:drawing>
          <wp:inline distT="0" distB="0" distL="0" distR="0" wp14:anchorId="378FA8C9" wp14:editId="1D4AF3D3">
            <wp:extent cx="6457950" cy="177165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1"/>
                    <a:srcRect l="9673" t="35982" r="60390" b="41098"/>
                    <a:stretch>
                      <a:fillRect/>
                    </a:stretch>
                  </pic:blipFill>
                  <pic:spPr bwMode="auto">
                    <a:xfrm>
                      <a:off x="0" y="0"/>
                      <a:ext cx="6457950" cy="1771650"/>
                    </a:xfrm>
                    <a:prstGeom prst="rect">
                      <a:avLst/>
                    </a:prstGeom>
                  </pic:spPr>
                </pic:pic>
              </a:graphicData>
            </a:graphic>
          </wp:inline>
        </w:drawing>
      </w:r>
    </w:p>
    <w:p w14:paraId="2E615365" w14:textId="77777777" w:rsidR="004649B2" w:rsidRDefault="001E2E16">
      <w:r>
        <w:rPr>
          <w:noProof/>
        </w:rPr>
        <w:drawing>
          <wp:inline distT="0" distB="0" distL="0" distR="0" wp14:anchorId="5F78A018" wp14:editId="31A2ACA2">
            <wp:extent cx="5981700" cy="1981200"/>
            <wp:effectExtent l="0" t="0" r="0" b="0"/>
            <wp:docPr id="19"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052"/>
                    <pic:cNvPicPr>
                      <a:picLocks noChangeAspect="1" noChangeArrowheads="1"/>
                    </pic:cNvPicPr>
                  </pic:nvPicPr>
                  <pic:blipFill>
                    <a:blip r:embed="rId22"/>
                    <a:srcRect l="9376" t="12041" r="59959" b="52563"/>
                    <a:stretch>
                      <a:fillRect/>
                    </a:stretch>
                  </pic:blipFill>
                  <pic:spPr bwMode="auto">
                    <a:xfrm>
                      <a:off x="0" y="0"/>
                      <a:ext cx="5981700" cy="1981200"/>
                    </a:xfrm>
                    <a:prstGeom prst="rect">
                      <a:avLst/>
                    </a:prstGeom>
                  </pic:spPr>
                </pic:pic>
              </a:graphicData>
            </a:graphic>
          </wp:inline>
        </w:drawing>
      </w:r>
    </w:p>
    <w:p w14:paraId="66C906C2" w14:textId="77777777" w:rsidR="004649B2" w:rsidRDefault="001E2E16">
      <w:pPr>
        <w:pStyle w:val="ListParagraph"/>
        <w:numPr>
          <w:ilvl w:val="1"/>
          <w:numId w:val="9"/>
        </w:numPr>
      </w:pPr>
      <w:r>
        <w:t xml:space="preserve">Use the </w:t>
      </w:r>
      <w:r>
        <w:rPr>
          <w:b/>
        </w:rPr>
        <w:t>Add Measurement</w:t>
      </w:r>
      <w:r>
        <w:t xml:space="preserve"> function to add a new measurement in the Table of results:</w:t>
      </w:r>
    </w:p>
    <w:p w14:paraId="49151BBD" w14:textId="77777777" w:rsidR="004649B2" w:rsidRDefault="001E2E16">
      <w:pPr>
        <w:pStyle w:val="ListParagraph"/>
        <w:numPr>
          <w:ilvl w:val="2"/>
          <w:numId w:val="9"/>
        </w:numPr>
        <w:spacing w:after="240"/>
        <w:ind w:left="1080"/>
      </w:pPr>
      <w:r>
        <w:t xml:space="preserve">Select the </w:t>
      </w:r>
      <w:r>
        <w:rPr>
          <w:b/>
        </w:rPr>
        <w:t>compound</w:t>
      </w:r>
      <w:r>
        <w:t xml:space="preserve"> (parent drug or metabolite) name that was measured (Select One; Required);</w:t>
      </w:r>
    </w:p>
    <w:p w14:paraId="49D604A4" w14:textId="77777777" w:rsidR="004649B2" w:rsidRDefault="001E2E16">
      <w:pPr>
        <w:pStyle w:val="ListParagraph"/>
        <w:numPr>
          <w:ilvl w:val="2"/>
          <w:numId w:val="9"/>
        </w:numPr>
        <w:spacing w:after="240"/>
        <w:ind w:left="1080"/>
      </w:pPr>
      <w:r>
        <w:t xml:space="preserve">Select a </w:t>
      </w:r>
      <w:r>
        <w:rPr>
          <w:b/>
        </w:rPr>
        <w:t>measurement type</w:t>
      </w:r>
      <w:r>
        <w:t xml:space="preserve"> from the list, the associated </w:t>
      </w:r>
      <w:r>
        <w:rPr>
          <w:b/>
        </w:rPr>
        <w:t>Unit</w:t>
      </w:r>
      <w:r>
        <w:t xml:space="preserve"> and the </w:t>
      </w:r>
      <w:r>
        <w:rPr>
          <w:b/>
        </w:rPr>
        <w:t>Value Type</w:t>
      </w:r>
      <w:r>
        <w:t xml:space="preserve"> (Select One; Required), then </w:t>
      </w:r>
      <w:r>
        <w:rPr>
          <w:b/>
        </w:rPr>
        <w:t>Add</w:t>
      </w:r>
      <w:r>
        <w:t>.</w:t>
      </w:r>
      <w:commentRangeStart w:id="52"/>
      <w:commentRangeEnd w:id="52"/>
      <w:r>
        <w:commentReference w:id="52"/>
      </w:r>
    </w:p>
    <w:p w14:paraId="327CDF65" w14:textId="77777777" w:rsidR="004649B2" w:rsidRDefault="001E2E16">
      <w:pPr>
        <w:pStyle w:val="ListParagraph"/>
        <w:numPr>
          <w:ilvl w:val="2"/>
          <w:numId w:val="9"/>
        </w:numPr>
        <w:spacing w:after="240"/>
        <w:ind w:left="1080"/>
      </w:pPr>
      <w:r>
        <w:t xml:space="preserve">Use the </w:t>
      </w:r>
      <w:r>
        <w:rPr>
          <w:b/>
        </w:rPr>
        <w:t>Additional Information</w:t>
      </w:r>
      <w:r>
        <w:t xml:space="preserve"> text box to provide any relevant information regarding the specific measurement, such as the total collection time for example.</w:t>
      </w:r>
    </w:p>
    <w:p w14:paraId="7B92FB08" w14:textId="77777777" w:rsidR="004649B2" w:rsidRDefault="004649B2"/>
    <w:p w14:paraId="50B55DD6" w14:textId="77777777" w:rsidR="004649B2" w:rsidRDefault="001E2E16">
      <w:pPr>
        <w:rPr>
          <w:b/>
          <w:smallCaps/>
          <w:sz w:val="24"/>
          <w:szCs w:val="24"/>
        </w:rPr>
      </w:pPr>
      <w:r>
        <w:br w:type="page"/>
      </w:r>
    </w:p>
    <w:p w14:paraId="58DDC55D" w14:textId="77777777" w:rsidR="004649B2" w:rsidRDefault="001E2E16">
      <w:pPr>
        <w:pStyle w:val="Heading1"/>
        <w:numPr>
          <w:ilvl w:val="0"/>
          <w:numId w:val="10"/>
        </w:numPr>
        <w:shd w:val="clear" w:color="auto" w:fill="DBE5F1"/>
      </w:pPr>
      <w:bookmarkStart w:id="53" w:name="PDandAE"/>
      <w:bookmarkEnd w:id="53"/>
      <w:r>
        <w:lastRenderedPageBreak/>
        <w:t>Pharmacodynamic &amp; Adverse Events</w:t>
      </w:r>
    </w:p>
    <w:p w14:paraId="4EE96CD5" w14:textId="77777777" w:rsidR="004649B2" w:rsidRDefault="001E2E16">
      <w:r>
        <w:rPr>
          <w:noProof/>
        </w:rPr>
        <w:drawing>
          <wp:inline distT="0" distB="9525" distL="0" distR="9525" wp14:anchorId="48C59C9E" wp14:editId="6016241A">
            <wp:extent cx="6372225" cy="4410075"/>
            <wp:effectExtent l="0" t="0" r="0" b="0"/>
            <wp:docPr id="20"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053"/>
                    <pic:cNvPicPr>
                      <a:picLocks noChangeAspect="1" noChangeArrowheads="1"/>
                    </pic:cNvPicPr>
                  </pic:nvPicPr>
                  <pic:blipFill>
                    <a:blip r:embed="rId23"/>
                    <a:srcRect l="9822" t="15877" r="60225" b="14054"/>
                    <a:stretch>
                      <a:fillRect/>
                    </a:stretch>
                  </pic:blipFill>
                  <pic:spPr bwMode="auto">
                    <a:xfrm>
                      <a:off x="0" y="0"/>
                      <a:ext cx="6372225" cy="4410075"/>
                    </a:xfrm>
                    <a:prstGeom prst="rect">
                      <a:avLst/>
                    </a:prstGeom>
                  </pic:spPr>
                </pic:pic>
              </a:graphicData>
            </a:graphic>
          </wp:inline>
        </w:drawing>
      </w:r>
    </w:p>
    <w:p w14:paraId="6C00FE5E" w14:textId="77777777" w:rsidR="004649B2" w:rsidRDefault="001E2E16">
      <w:pPr>
        <w:pStyle w:val="ListParagraph"/>
        <w:numPr>
          <w:ilvl w:val="1"/>
          <w:numId w:val="10"/>
        </w:numPr>
        <w:spacing w:after="240"/>
      </w:pPr>
      <w:r>
        <w:t xml:space="preserve">If pharmacodynamic (PD) measurements were performed in the study, provide a short summary of the </w:t>
      </w:r>
      <w:r>
        <w:rPr>
          <w:b/>
        </w:rPr>
        <w:t>PD</w:t>
      </w:r>
      <w:r>
        <w:t xml:space="preserve"> </w:t>
      </w:r>
      <w:r>
        <w:rPr>
          <w:b/>
        </w:rPr>
        <w:t>protocol</w:t>
      </w:r>
      <w:r>
        <w:t>, as provided in the study report (Optional).</w:t>
      </w:r>
    </w:p>
    <w:p w14:paraId="7D2B57ED" w14:textId="77777777" w:rsidR="004649B2" w:rsidRDefault="001E2E16">
      <w:pPr>
        <w:pStyle w:val="ListParagraph"/>
        <w:numPr>
          <w:ilvl w:val="1"/>
          <w:numId w:val="10"/>
        </w:numPr>
      </w:pPr>
      <w:r>
        <w:t xml:space="preserve">Select a </w:t>
      </w:r>
      <w:r>
        <w:rPr>
          <w:b/>
        </w:rPr>
        <w:t>Pharmacodynamic Class</w:t>
      </w:r>
      <w:r>
        <w:t xml:space="preserve"> from the list (Select Many; Optional):</w:t>
      </w:r>
    </w:p>
    <w:p w14:paraId="02D92200" w14:textId="77777777" w:rsidR="004649B2" w:rsidRDefault="001E2E16">
      <w:pPr>
        <w:pStyle w:val="ListParagraph"/>
        <w:numPr>
          <w:ilvl w:val="0"/>
          <w:numId w:val="17"/>
        </w:numPr>
        <w:rPr>
          <w:sz w:val="20"/>
          <w:szCs w:val="20"/>
        </w:rPr>
      </w:pPr>
      <w:r>
        <w:rPr>
          <w:sz w:val="20"/>
          <w:szCs w:val="20"/>
        </w:rPr>
        <w:t>Blood cells measurement</w:t>
      </w:r>
    </w:p>
    <w:p w14:paraId="5EFA1A10" w14:textId="77777777" w:rsidR="004649B2" w:rsidRDefault="001E2E16">
      <w:pPr>
        <w:pStyle w:val="ListParagraph"/>
        <w:numPr>
          <w:ilvl w:val="0"/>
          <w:numId w:val="17"/>
        </w:numPr>
        <w:rPr>
          <w:sz w:val="20"/>
          <w:szCs w:val="20"/>
        </w:rPr>
      </w:pPr>
      <w:r>
        <w:rPr>
          <w:sz w:val="20"/>
          <w:szCs w:val="20"/>
        </w:rPr>
        <w:t>Blood pressure and vascular effect</w:t>
      </w:r>
    </w:p>
    <w:p w14:paraId="3BC6BD45" w14:textId="77777777" w:rsidR="004649B2" w:rsidRDefault="001E2E16">
      <w:pPr>
        <w:pStyle w:val="ListParagraph"/>
        <w:numPr>
          <w:ilvl w:val="0"/>
          <w:numId w:val="17"/>
        </w:numPr>
        <w:rPr>
          <w:sz w:val="20"/>
          <w:szCs w:val="20"/>
        </w:rPr>
      </w:pPr>
      <w:r>
        <w:rPr>
          <w:sz w:val="20"/>
          <w:szCs w:val="20"/>
        </w:rPr>
        <w:t>Bone mineral investigation</w:t>
      </w:r>
    </w:p>
    <w:p w14:paraId="5257C84C" w14:textId="77777777" w:rsidR="004649B2" w:rsidRDefault="001E2E16">
      <w:pPr>
        <w:pStyle w:val="ListParagraph"/>
        <w:numPr>
          <w:ilvl w:val="0"/>
          <w:numId w:val="17"/>
        </w:numPr>
        <w:rPr>
          <w:sz w:val="20"/>
          <w:szCs w:val="20"/>
        </w:rPr>
      </w:pPr>
      <w:r>
        <w:rPr>
          <w:sz w:val="20"/>
          <w:szCs w:val="20"/>
        </w:rPr>
        <w:t>Bronchopulmonary function tests</w:t>
      </w:r>
    </w:p>
    <w:p w14:paraId="0CABE959" w14:textId="77777777" w:rsidR="004649B2" w:rsidRDefault="001E2E16">
      <w:pPr>
        <w:pStyle w:val="ListParagraph"/>
        <w:numPr>
          <w:ilvl w:val="0"/>
          <w:numId w:val="17"/>
        </w:numPr>
        <w:rPr>
          <w:sz w:val="20"/>
          <w:szCs w:val="20"/>
        </w:rPr>
      </w:pPr>
      <w:r>
        <w:rPr>
          <w:sz w:val="20"/>
          <w:szCs w:val="20"/>
        </w:rPr>
        <w:t>Cardiac measurements</w:t>
      </w:r>
    </w:p>
    <w:p w14:paraId="3A23B7BA" w14:textId="77777777" w:rsidR="004649B2" w:rsidRDefault="001E2E16">
      <w:pPr>
        <w:pStyle w:val="ListParagraph"/>
        <w:numPr>
          <w:ilvl w:val="0"/>
          <w:numId w:val="17"/>
        </w:numPr>
        <w:rPr>
          <w:sz w:val="20"/>
          <w:szCs w:val="20"/>
        </w:rPr>
      </w:pPr>
      <w:r>
        <w:rPr>
          <w:sz w:val="20"/>
          <w:szCs w:val="20"/>
        </w:rPr>
        <w:t>Cerebrospinal fluid tests</w:t>
      </w:r>
    </w:p>
    <w:p w14:paraId="074C1D7C" w14:textId="77777777" w:rsidR="004649B2" w:rsidRDefault="001E2E16">
      <w:pPr>
        <w:pStyle w:val="ListParagraph"/>
        <w:numPr>
          <w:ilvl w:val="0"/>
          <w:numId w:val="17"/>
        </w:numPr>
        <w:rPr>
          <w:sz w:val="20"/>
          <w:szCs w:val="20"/>
        </w:rPr>
      </w:pPr>
      <w:r>
        <w:rPr>
          <w:sz w:val="20"/>
          <w:szCs w:val="20"/>
        </w:rPr>
        <w:t>Clinical response to treatment</w:t>
      </w:r>
    </w:p>
    <w:p w14:paraId="0E13D965" w14:textId="77777777" w:rsidR="004649B2" w:rsidRDefault="001E2E16">
      <w:pPr>
        <w:pStyle w:val="ListParagraph"/>
        <w:numPr>
          <w:ilvl w:val="0"/>
          <w:numId w:val="17"/>
        </w:numPr>
        <w:rPr>
          <w:sz w:val="20"/>
          <w:szCs w:val="20"/>
        </w:rPr>
      </w:pPr>
      <w:r>
        <w:rPr>
          <w:sz w:val="20"/>
          <w:szCs w:val="20"/>
        </w:rPr>
        <w:t>CNS objective effects</w:t>
      </w:r>
    </w:p>
    <w:p w14:paraId="2A87A5C6" w14:textId="77777777" w:rsidR="004649B2" w:rsidRDefault="001E2E16">
      <w:pPr>
        <w:pStyle w:val="ListParagraph"/>
        <w:numPr>
          <w:ilvl w:val="0"/>
          <w:numId w:val="17"/>
        </w:numPr>
        <w:rPr>
          <w:sz w:val="20"/>
          <w:szCs w:val="20"/>
        </w:rPr>
      </w:pPr>
      <w:r>
        <w:rPr>
          <w:sz w:val="20"/>
          <w:szCs w:val="20"/>
        </w:rPr>
        <w:t>CNS subjective effects</w:t>
      </w:r>
    </w:p>
    <w:p w14:paraId="30EF6B9B" w14:textId="77777777" w:rsidR="004649B2" w:rsidRDefault="001E2E16">
      <w:pPr>
        <w:pStyle w:val="ListParagraph"/>
        <w:numPr>
          <w:ilvl w:val="0"/>
          <w:numId w:val="17"/>
        </w:numPr>
        <w:rPr>
          <w:sz w:val="20"/>
          <w:szCs w:val="20"/>
        </w:rPr>
      </w:pPr>
      <w:r>
        <w:rPr>
          <w:sz w:val="20"/>
          <w:szCs w:val="20"/>
        </w:rPr>
        <w:t>Coagulation parameters</w:t>
      </w:r>
    </w:p>
    <w:p w14:paraId="6BFFE881" w14:textId="77777777" w:rsidR="004649B2" w:rsidRDefault="001E2E16">
      <w:pPr>
        <w:pStyle w:val="ListParagraph"/>
        <w:numPr>
          <w:ilvl w:val="0"/>
          <w:numId w:val="17"/>
        </w:numPr>
        <w:rPr>
          <w:sz w:val="20"/>
          <w:szCs w:val="20"/>
        </w:rPr>
      </w:pPr>
      <w:r>
        <w:rPr>
          <w:sz w:val="20"/>
          <w:szCs w:val="20"/>
        </w:rPr>
        <w:t>Endocrine investigation</w:t>
      </w:r>
    </w:p>
    <w:p w14:paraId="53879CD7" w14:textId="77777777" w:rsidR="004649B2" w:rsidRDefault="001E2E16">
      <w:pPr>
        <w:pStyle w:val="ListParagraph"/>
        <w:numPr>
          <w:ilvl w:val="0"/>
          <w:numId w:val="17"/>
        </w:numPr>
        <w:rPr>
          <w:sz w:val="20"/>
          <w:szCs w:val="20"/>
        </w:rPr>
      </w:pPr>
      <w:r>
        <w:rPr>
          <w:sz w:val="20"/>
          <w:szCs w:val="20"/>
        </w:rPr>
        <w:t>Enzymes investigation</w:t>
      </w:r>
    </w:p>
    <w:p w14:paraId="1498C73D" w14:textId="77777777" w:rsidR="004649B2" w:rsidRDefault="001E2E16">
      <w:pPr>
        <w:pStyle w:val="ListParagraph"/>
        <w:numPr>
          <w:ilvl w:val="0"/>
          <w:numId w:val="17"/>
        </w:numPr>
        <w:rPr>
          <w:sz w:val="20"/>
          <w:szCs w:val="20"/>
        </w:rPr>
      </w:pPr>
      <w:r>
        <w:rPr>
          <w:sz w:val="20"/>
          <w:szCs w:val="20"/>
        </w:rPr>
        <w:t>Gastrointestinal measurements</w:t>
      </w:r>
    </w:p>
    <w:p w14:paraId="44202E8D" w14:textId="77777777" w:rsidR="004649B2" w:rsidRDefault="001E2E16">
      <w:pPr>
        <w:pStyle w:val="ListParagraph"/>
        <w:numPr>
          <w:ilvl w:val="0"/>
          <w:numId w:val="17"/>
        </w:numPr>
        <w:rPr>
          <w:sz w:val="20"/>
          <w:szCs w:val="20"/>
        </w:rPr>
      </w:pPr>
      <w:r>
        <w:rPr>
          <w:sz w:val="20"/>
          <w:szCs w:val="20"/>
        </w:rPr>
        <w:t>Glucose monitoring</w:t>
      </w:r>
    </w:p>
    <w:p w14:paraId="21A6A453" w14:textId="77777777" w:rsidR="004649B2" w:rsidRDefault="001E2E16">
      <w:pPr>
        <w:pStyle w:val="ListParagraph"/>
        <w:numPr>
          <w:ilvl w:val="0"/>
          <w:numId w:val="17"/>
        </w:numPr>
        <w:rPr>
          <w:sz w:val="20"/>
          <w:szCs w:val="20"/>
        </w:rPr>
      </w:pPr>
      <w:r>
        <w:rPr>
          <w:sz w:val="20"/>
          <w:szCs w:val="20"/>
        </w:rPr>
        <w:lastRenderedPageBreak/>
        <w:t>Imaging/histopathology procedures</w:t>
      </w:r>
    </w:p>
    <w:p w14:paraId="10FADA79" w14:textId="77777777" w:rsidR="004649B2" w:rsidRDefault="001E2E16">
      <w:pPr>
        <w:pStyle w:val="ListParagraph"/>
        <w:numPr>
          <w:ilvl w:val="0"/>
          <w:numId w:val="17"/>
        </w:numPr>
        <w:rPr>
          <w:sz w:val="20"/>
          <w:szCs w:val="20"/>
        </w:rPr>
      </w:pPr>
      <w:r>
        <w:rPr>
          <w:sz w:val="20"/>
          <w:szCs w:val="20"/>
        </w:rPr>
        <w:t>Lipids analysis</w:t>
      </w:r>
    </w:p>
    <w:p w14:paraId="029C1107" w14:textId="77777777" w:rsidR="004649B2" w:rsidRDefault="001E2E16">
      <w:pPr>
        <w:pStyle w:val="ListParagraph"/>
        <w:numPr>
          <w:ilvl w:val="0"/>
          <w:numId w:val="17"/>
        </w:numPr>
        <w:rPr>
          <w:sz w:val="20"/>
          <w:szCs w:val="20"/>
        </w:rPr>
      </w:pPr>
      <w:r>
        <w:rPr>
          <w:sz w:val="20"/>
          <w:szCs w:val="20"/>
        </w:rPr>
        <w:t>Nociceptive tests</w:t>
      </w:r>
    </w:p>
    <w:p w14:paraId="3845EE71" w14:textId="77777777" w:rsidR="004649B2" w:rsidRDefault="001E2E16">
      <w:pPr>
        <w:pStyle w:val="ListParagraph"/>
        <w:numPr>
          <w:ilvl w:val="0"/>
          <w:numId w:val="17"/>
        </w:numPr>
        <w:rPr>
          <w:sz w:val="20"/>
          <w:szCs w:val="20"/>
        </w:rPr>
      </w:pPr>
      <w:r>
        <w:rPr>
          <w:sz w:val="20"/>
          <w:szCs w:val="20"/>
        </w:rPr>
        <w:t>Protein/chemistry analyses</w:t>
      </w:r>
    </w:p>
    <w:p w14:paraId="6DD94808" w14:textId="77777777" w:rsidR="004649B2" w:rsidRDefault="001E2E16">
      <w:pPr>
        <w:pStyle w:val="ListParagraph"/>
        <w:numPr>
          <w:ilvl w:val="0"/>
          <w:numId w:val="17"/>
        </w:numPr>
        <w:rPr>
          <w:sz w:val="20"/>
          <w:szCs w:val="20"/>
        </w:rPr>
      </w:pPr>
      <w:r>
        <w:rPr>
          <w:sz w:val="20"/>
          <w:szCs w:val="20"/>
        </w:rPr>
        <w:t>Psychiatric measurements</w:t>
      </w:r>
    </w:p>
    <w:p w14:paraId="43AD49BA" w14:textId="77777777" w:rsidR="004649B2" w:rsidRDefault="001E2E16">
      <w:pPr>
        <w:pStyle w:val="ListParagraph"/>
        <w:numPr>
          <w:ilvl w:val="0"/>
          <w:numId w:val="17"/>
        </w:numPr>
        <w:rPr>
          <w:sz w:val="20"/>
          <w:szCs w:val="20"/>
        </w:rPr>
      </w:pPr>
      <w:r>
        <w:rPr>
          <w:sz w:val="20"/>
          <w:szCs w:val="20"/>
        </w:rPr>
        <w:t>Receptor occupancy</w:t>
      </w:r>
    </w:p>
    <w:p w14:paraId="69F230EC" w14:textId="77777777" w:rsidR="004649B2" w:rsidRDefault="001E2E16">
      <w:pPr>
        <w:pStyle w:val="ListParagraph"/>
        <w:numPr>
          <w:ilvl w:val="0"/>
          <w:numId w:val="17"/>
        </w:numPr>
        <w:rPr>
          <w:sz w:val="20"/>
          <w:szCs w:val="20"/>
        </w:rPr>
      </w:pPr>
      <w:r>
        <w:rPr>
          <w:sz w:val="20"/>
          <w:szCs w:val="20"/>
        </w:rPr>
        <w:t>Renal excretion measurements</w:t>
      </w:r>
    </w:p>
    <w:p w14:paraId="0B4BAB19" w14:textId="77777777" w:rsidR="004649B2" w:rsidRDefault="001E2E16">
      <w:pPr>
        <w:pStyle w:val="ListParagraph"/>
        <w:numPr>
          <w:ilvl w:val="0"/>
          <w:numId w:val="17"/>
        </w:numPr>
      </w:pPr>
      <w:r>
        <w:rPr>
          <w:sz w:val="20"/>
          <w:szCs w:val="20"/>
        </w:rPr>
        <w:t>Water/electrolytes measurements</w:t>
      </w:r>
    </w:p>
    <w:p w14:paraId="70EF9DFE" w14:textId="77777777" w:rsidR="004649B2" w:rsidRDefault="004649B2">
      <w:pPr>
        <w:pStyle w:val="ListParagraph"/>
        <w:spacing w:before="40" w:after="240"/>
        <w:outlineLvl w:val="0"/>
      </w:pPr>
    </w:p>
    <w:p w14:paraId="338D1727" w14:textId="77777777" w:rsidR="004649B2" w:rsidRDefault="001E2E16">
      <w:pPr>
        <w:pStyle w:val="ListParagraph"/>
        <w:numPr>
          <w:ilvl w:val="1"/>
          <w:numId w:val="10"/>
        </w:numPr>
        <w:spacing w:after="240"/>
      </w:pPr>
      <w:r>
        <w:t xml:space="preserve">Summarize the main </w:t>
      </w:r>
      <w:r>
        <w:rPr>
          <w:b/>
        </w:rPr>
        <w:t>PD results</w:t>
      </w:r>
      <w:r>
        <w:t xml:space="preserve"> in a few sentences.</w:t>
      </w:r>
    </w:p>
    <w:p w14:paraId="46BE1300" w14:textId="77777777" w:rsidR="004649B2" w:rsidRDefault="001E2E16">
      <w:pPr>
        <w:pStyle w:val="ListParagraph"/>
        <w:numPr>
          <w:ilvl w:val="1"/>
          <w:numId w:val="10"/>
        </w:numPr>
      </w:pPr>
      <w:r>
        <w:t xml:space="preserve">If </w:t>
      </w:r>
      <w:r>
        <w:rPr>
          <w:b/>
        </w:rPr>
        <w:t>adverse events</w:t>
      </w:r>
      <w:r>
        <w:t xml:space="preserve"> (AE) have been reported by the study subjects, select all appropriate </w:t>
      </w:r>
      <w:r>
        <w:rPr>
          <w:b/>
        </w:rPr>
        <w:t>AE classes</w:t>
      </w:r>
      <w:r>
        <w:t xml:space="preserve"> from the list (Select Many; Optional):</w:t>
      </w:r>
    </w:p>
    <w:p w14:paraId="04EBCD0E" w14:textId="77777777" w:rsidR="004649B2" w:rsidRDefault="001E2E16">
      <w:pPr>
        <w:pStyle w:val="ListParagraph"/>
        <w:numPr>
          <w:ilvl w:val="0"/>
          <w:numId w:val="18"/>
        </w:numPr>
        <w:rPr>
          <w:sz w:val="20"/>
          <w:szCs w:val="20"/>
        </w:rPr>
      </w:pPr>
      <w:r>
        <w:rPr>
          <w:sz w:val="20"/>
          <w:szCs w:val="20"/>
        </w:rPr>
        <w:t>Abnormal laboratory results</w:t>
      </w:r>
    </w:p>
    <w:p w14:paraId="652654B2" w14:textId="77777777" w:rsidR="004649B2" w:rsidRDefault="001E2E16">
      <w:pPr>
        <w:pStyle w:val="ListParagraph"/>
        <w:numPr>
          <w:ilvl w:val="0"/>
          <w:numId w:val="18"/>
        </w:numPr>
        <w:rPr>
          <w:sz w:val="20"/>
          <w:szCs w:val="20"/>
        </w:rPr>
      </w:pPr>
      <w:r>
        <w:rPr>
          <w:sz w:val="20"/>
          <w:szCs w:val="20"/>
        </w:rPr>
        <w:t>Blood pressure/vascular disorders</w:t>
      </w:r>
    </w:p>
    <w:p w14:paraId="0A8C1CDD" w14:textId="77777777" w:rsidR="004649B2" w:rsidRDefault="001E2E16">
      <w:pPr>
        <w:pStyle w:val="ListParagraph"/>
        <w:numPr>
          <w:ilvl w:val="0"/>
          <w:numId w:val="18"/>
        </w:numPr>
        <w:rPr>
          <w:sz w:val="20"/>
          <w:szCs w:val="20"/>
        </w:rPr>
      </w:pPr>
      <w:r>
        <w:rPr>
          <w:sz w:val="20"/>
          <w:szCs w:val="20"/>
        </w:rPr>
        <w:t>Bone and joint disorders</w:t>
      </w:r>
    </w:p>
    <w:p w14:paraId="3C3C08DA" w14:textId="77777777" w:rsidR="004649B2" w:rsidRDefault="001E2E16">
      <w:pPr>
        <w:pStyle w:val="ListParagraph"/>
        <w:numPr>
          <w:ilvl w:val="0"/>
          <w:numId w:val="18"/>
        </w:numPr>
        <w:rPr>
          <w:sz w:val="20"/>
          <w:szCs w:val="20"/>
        </w:rPr>
      </w:pPr>
      <w:r>
        <w:rPr>
          <w:sz w:val="20"/>
          <w:szCs w:val="20"/>
        </w:rPr>
        <w:t>Breast disorders</w:t>
      </w:r>
    </w:p>
    <w:p w14:paraId="662C605F" w14:textId="77777777" w:rsidR="004649B2" w:rsidRDefault="001E2E16">
      <w:pPr>
        <w:pStyle w:val="ListParagraph"/>
        <w:numPr>
          <w:ilvl w:val="0"/>
          <w:numId w:val="18"/>
        </w:numPr>
        <w:rPr>
          <w:sz w:val="20"/>
          <w:szCs w:val="20"/>
        </w:rPr>
      </w:pPr>
      <w:r>
        <w:rPr>
          <w:sz w:val="20"/>
          <w:szCs w:val="20"/>
        </w:rPr>
        <w:t>Cardiac disorders</w:t>
      </w:r>
    </w:p>
    <w:p w14:paraId="4F79F9CC" w14:textId="77777777" w:rsidR="004649B2" w:rsidRDefault="001E2E16">
      <w:pPr>
        <w:pStyle w:val="ListParagraph"/>
        <w:numPr>
          <w:ilvl w:val="0"/>
          <w:numId w:val="18"/>
        </w:numPr>
        <w:rPr>
          <w:sz w:val="20"/>
          <w:szCs w:val="20"/>
        </w:rPr>
      </w:pPr>
      <w:r>
        <w:rPr>
          <w:sz w:val="20"/>
          <w:szCs w:val="20"/>
        </w:rPr>
        <w:t>Coagulation disorders</w:t>
      </w:r>
    </w:p>
    <w:p w14:paraId="1570E66C" w14:textId="77777777" w:rsidR="004649B2" w:rsidRDefault="001E2E16">
      <w:pPr>
        <w:pStyle w:val="ListParagraph"/>
        <w:numPr>
          <w:ilvl w:val="0"/>
          <w:numId w:val="18"/>
        </w:numPr>
        <w:rPr>
          <w:sz w:val="20"/>
          <w:szCs w:val="20"/>
        </w:rPr>
      </w:pPr>
      <w:r>
        <w:rPr>
          <w:sz w:val="20"/>
          <w:szCs w:val="20"/>
        </w:rPr>
        <w:t>Cutaneous reactions</w:t>
      </w:r>
    </w:p>
    <w:p w14:paraId="27447283" w14:textId="77777777" w:rsidR="004649B2" w:rsidRDefault="001E2E16">
      <w:pPr>
        <w:pStyle w:val="ListParagraph"/>
        <w:numPr>
          <w:ilvl w:val="0"/>
          <w:numId w:val="18"/>
        </w:numPr>
        <w:rPr>
          <w:sz w:val="20"/>
          <w:szCs w:val="20"/>
        </w:rPr>
      </w:pPr>
      <w:r>
        <w:rPr>
          <w:sz w:val="20"/>
          <w:szCs w:val="20"/>
        </w:rPr>
        <w:t>Ear and labyrinth disorders</w:t>
      </w:r>
    </w:p>
    <w:p w14:paraId="07E9C4B0" w14:textId="77777777" w:rsidR="004649B2" w:rsidRDefault="001E2E16">
      <w:pPr>
        <w:pStyle w:val="ListParagraph"/>
        <w:numPr>
          <w:ilvl w:val="0"/>
          <w:numId w:val="18"/>
        </w:numPr>
        <w:rPr>
          <w:sz w:val="20"/>
          <w:szCs w:val="20"/>
        </w:rPr>
      </w:pPr>
      <w:r>
        <w:rPr>
          <w:sz w:val="20"/>
          <w:szCs w:val="20"/>
        </w:rPr>
        <w:t>Endocrine disorders</w:t>
      </w:r>
    </w:p>
    <w:p w14:paraId="2E2B5726" w14:textId="77777777" w:rsidR="004649B2" w:rsidRDefault="001E2E16">
      <w:pPr>
        <w:pStyle w:val="ListParagraph"/>
        <w:numPr>
          <w:ilvl w:val="0"/>
          <w:numId w:val="18"/>
        </w:numPr>
        <w:rPr>
          <w:sz w:val="20"/>
          <w:szCs w:val="20"/>
        </w:rPr>
      </w:pPr>
      <w:r>
        <w:rPr>
          <w:sz w:val="20"/>
          <w:szCs w:val="20"/>
        </w:rPr>
        <w:t>Gastrointestinal disorders</w:t>
      </w:r>
    </w:p>
    <w:p w14:paraId="4FBB2405" w14:textId="77777777" w:rsidR="004649B2" w:rsidRDefault="001E2E16">
      <w:pPr>
        <w:pStyle w:val="ListParagraph"/>
        <w:numPr>
          <w:ilvl w:val="0"/>
          <w:numId w:val="18"/>
        </w:numPr>
        <w:rPr>
          <w:sz w:val="20"/>
          <w:szCs w:val="20"/>
        </w:rPr>
      </w:pPr>
      <w:r>
        <w:rPr>
          <w:sz w:val="20"/>
          <w:szCs w:val="20"/>
        </w:rPr>
        <w:t>General disorders/administration site conditions</w:t>
      </w:r>
    </w:p>
    <w:p w14:paraId="5961BE23" w14:textId="77777777" w:rsidR="004649B2" w:rsidRDefault="001E2E16">
      <w:pPr>
        <w:pStyle w:val="ListParagraph"/>
        <w:numPr>
          <w:ilvl w:val="0"/>
          <w:numId w:val="18"/>
        </w:numPr>
        <w:rPr>
          <w:sz w:val="20"/>
          <w:szCs w:val="20"/>
        </w:rPr>
      </w:pPr>
      <w:r>
        <w:rPr>
          <w:sz w:val="20"/>
          <w:szCs w:val="20"/>
        </w:rPr>
        <w:t>Glucose metabolism disorders</w:t>
      </w:r>
    </w:p>
    <w:p w14:paraId="15C83B41" w14:textId="77777777" w:rsidR="004649B2" w:rsidRDefault="001E2E16">
      <w:pPr>
        <w:pStyle w:val="ListParagraph"/>
        <w:numPr>
          <w:ilvl w:val="0"/>
          <w:numId w:val="18"/>
        </w:numPr>
        <w:rPr>
          <w:sz w:val="20"/>
          <w:szCs w:val="20"/>
        </w:rPr>
      </w:pPr>
      <w:r>
        <w:rPr>
          <w:sz w:val="20"/>
          <w:szCs w:val="20"/>
        </w:rPr>
        <w:t>Gynecological disorders</w:t>
      </w:r>
    </w:p>
    <w:p w14:paraId="3D95EDBA" w14:textId="77777777" w:rsidR="004649B2" w:rsidRDefault="001E2E16">
      <w:pPr>
        <w:pStyle w:val="ListParagraph"/>
        <w:numPr>
          <w:ilvl w:val="0"/>
          <w:numId w:val="18"/>
        </w:numPr>
        <w:rPr>
          <w:sz w:val="20"/>
          <w:szCs w:val="20"/>
        </w:rPr>
      </w:pPr>
      <w:r>
        <w:rPr>
          <w:sz w:val="20"/>
          <w:szCs w:val="20"/>
        </w:rPr>
        <w:t>Hematologic disorders</w:t>
      </w:r>
    </w:p>
    <w:p w14:paraId="3BCDCC7E" w14:textId="77777777" w:rsidR="004649B2" w:rsidRDefault="001E2E16">
      <w:pPr>
        <w:pStyle w:val="ListParagraph"/>
        <w:numPr>
          <w:ilvl w:val="0"/>
          <w:numId w:val="18"/>
        </w:numPr>
        <w:rPr>
          <w:sz w:val="20"/>
          <w:szCs w:val="20"/>
        </w:rPr>
      </w:pPr>
      <w:r>
        <w:rPr>
          <w:sz w:val="20"/>
          <w:szCs w:val="20"/>
        </w:rPr>
        <w:t>Hepatobiliary disorders/liver injury</w:t>
      </w:r>
    </w:p>
    <w:p w14:paraId="612AC208" w14:textId="77777777" w:rsidR="004649B2" w:rsidRDefault="001E2E16">
      <w:pPr>
        <w:pStyle w:val="ListParagraph"/>
        <w:numPr>
          <w:ilvl w:val="0"/>
          <w:numId w:val="18"/>
        </w:numPr>
        <w:rPr>
          <w:sz w:val="20"/>
          <w:szCs w:val="20"/>
        </w:rPr>
      </w:pPr>
      <w:r>
        <w:rPr>
          <w:sz w:val="20"/>
          <w:szCs w:val="20"/>
        </w:rPr>
        <w:t>Infection</w:t>
      </w:r>
    </w:p>
    <w:p w14:paraId="406298F4" w14:textId="77777777" w:rsidR="004649B2" w:rsidRDefault="001E2E16">
      <w:pPr>
        <w:pStyle w:val="ListParagraph"/>
        <w:numPr>
          <w:ilvl w:val="0"/>
          <w:numId w:val="18"/>
        </w:numPr>
        <w:rPr>
          <w:sz w:val="20"/>
          <w:szCs w:val="20"/>
        </w:rPr>
      </w:pPr>
      <w:r>
        <w:rPr>
          <w:sz w:val="20"/>
          <w:szCs w:val="20"/>
        </w:rPr>
        <w:t>Lipids metabolism disorders</w:t>
      </w:r>
    </w:p>
    <w:p w14:paraId="21929FA2" w14:textId="77777777" w:rsidR="004649B2" w:rsidRDefault="001E2E16">
      <w:pPr>
        <w:pStyle w:val="ListParagraph"/>
        <w:numPr>
          <w:ilvl w:val="0"/>
          <w:numId w:val="18"/>
        </w:numPr>
        <w:rPr>
          <w:sz w:val="20"/>
          <w:szCs w:val="20"/>
        </w:rPr>
      </w:pPr>
      <w:r>
        <w:rPr>
          <w:sz w:val="20"/>
          <w:szCs w:val="20"/>
        </w:rPr>
        <w:t>Mouth disorders</w:t>
      </w:r>
    </w:p>
    <w:p w14:paraId="1102DF46" w14:textId="77777777" w:rsidR="004649B2" w:rsidRDefault="001E2E16">
      <w:pPr>
        <w:pStyle w:val="ListParagraph"/>
        <w:numPr>
          <w:ilvl w:val="0"/>
          <w:numId w:val="18"/>
        </w:numPr>
        <w:rPr>
          <w:sz w:val="20"/>
          <w:szCs w:val="20"/>
        </w:rPr>
      </w:pPr>
      <w:r>
        <w:rPr>
          <w:sz w:val="20"/>
          <w:szCs w:val="20"/>
        </w:rPr>
        <w:t>Muscles disorders</w:t>
      </w:r>
    </w:p>
    <w:p w14:paraId="363C369B" w14:textId="77777777" w:rsidR="004649B2" w:rsidRDefault="001E2E16">
      <w:pPr>
        <w:pStyle w:val="ListParagraph"/>
        <w:numPr>
          <w:ilvl w:val="0"/>
          <w:numId w:val="18"/>
        </w:numPr>
        <w:rPr>
          <w:sz w:val="20"/>
          <w:szCs w:val="20"/>
        </w:rPr>
      </w:pPr>
      <w:r>
        <w:rPr>
          <w:sz w:val="20"/>
          <w:szCs w:val="20"/>
        </w:rPr>
        <w:t>Nervous system disorders</w:t>
      </w:r>
    </w:p>
    <w:p w14:paraId="3F07984C" w14:textId="77777777" w:rsidR="004649B2" w:rsidRDefault="001E2E16">
      <w:pPr>
        <w:pStyle w:val="ListParagraph"/>
        <w:numPr>
          <w:ilvl w:val="0"/>
          <w:numId w:val="18"/>
        </w:numPr>
        <w:rPr>
          <w:sz w:val="20"/>
          <w:szCs w:val="20"/>
        </w:rPr>
      </w:pPr>
      <w:r>
        <w:rPr>
          <w:sz w:val="20"/>
          <w:szCs w:val="20"/>
        </w:rPr>
        <w:t>Neurological disorders</w:t>
      </w:r>
    </w:p>
    <w:p w14:paraId="216A7A19" w14:textId="77777777" w:rsidR="004649B2" w:rsidRDefault="001E2E16">
      <w:pPr>
        <w:pStyle w:val="ListParagraph"/>
        <w:numPr>
          <w:ilvl w:val="0"/>
          <w:numId w:val="18"/>
        </w:numPr>
        <w:rPr>
          <w:sz w:val="20"/>
          <w:szCs w:val="20"/>
        </w:rPr>
      </w:pPr>
      <w:r>
        <w:rPr>
          <w:sz w:val="20"/>
          <w:szCs w:val="20"/>
        </w:rPr>
        <w:t>Nutrition and weight disorders</w:t>
      </w:r>
    </w:p>
    <w:p w14:paraId="0CDAC66F" w14:textId="77777777" w:rsidR="004649B2" w:rsidRDefault="001E2E16">
      <w:pPr>
        <w:pStyle w:val="ListParagraph"/>
        <w:numPr>
          <w:ilvl w:val="0"/>
          <w:numId w:val="18"/>
        </w:numPr>
        <w:rPr>
          <w:sz w:val="20"/>
          <w:szCs w:val="20"/>
        </w:rPr>
      </w:pPr>
      <w:r>
        <w:rPr>
          <w:sz w:val="20"/>
          <w:szCs w:val="20"/>
        </w:rPr>
        <w:t>Psychiatric disorders</w:t>
      </w:r>
    </w:p>
    <w:p w14:paraId="3FFB5063" w14:textId="77777777" w:rsidR="004649B2" w:rsidRDefault="001E2E16">
      <w:pPr>
        <w:pStyle w:val="ListParagraph"/>
        <w:numPr>
          <w:ilvl w:val="0"/>
          <w:numId w:val="18"/>
        </w:numPr>
        <w:rPr>
          <w:sz w:val="20"/>
          <w:szCs w:val="20"/>
        </w:rPr>
      </w:pPr>
      <w:r>
        <w:rPr>
          <w:sz w:val="20"/>
          <w:szCs w:val="20"/>
        </w:rPr>
        <w:t>QT interval prolongation</w:t>
      </w:r>
    </w:p>
    <w:p w14:paraId="2747CB6B" w14:textId="77777777" w:rsidR="004649B2" w:rsidRDefault="001E2E16">
      <w:pPr>
        <w:pStyle w:val="ListParagraph"/>
        <w:numPr>
          <w:ilvl w:val="0"/>
          <w:numId w:val="18"/>
        </w:numPr>
        <w:rPr>
          <w:sz w:val="20"/>
          <w:szCs w:val="20"/>
        </w:rPr>
      </w:pPr>
      <w:r>
        <w:rPr>
          <w:sz w:val="20"/>
          <w:szCs w:val="20"/>
        </w:rPr>
        <w:t>Renal and urinary disorders</w:t>
      </w:r>
    </w:p>
    <w:p w14:paraId="08539F77" w14:textId="77777777" w:rsidR="004649B2" w:rsidRDefault="001E2E16">
      <w:pPr>
        <w:pStyle w:val="ListParagraph"/>
        <w:numPr>
          <w:ilvl w:val="0"/>
          <w:numId w:val="18"/>
        </w:numPr>
        <w:rPr>
          <w:sz w:val="20"/>
          <w:szCs w:val="20"/>
        </w:rPr>
      </w:pPr>
      <w:r>
        <w:rPr>
          <w:sz w:val="20"/>
          <w:szCs w:val="20"/>
        </w:rPr>
        <w:t>Respiratory, thoracic and mediastinal disorders</w:t>
      </w:r>
    </w:p>
    <w:p w14:paraId="0B1958AC" w14:textId="77777777" w:rsidR="004649B2" w:rsidRDefault="001E2E16">
      <w:pPr>
        <w:pStyle w:val="ListParagraph"/>
        <w:numPr>
          <w:ilvl w:val="0"/>
          <w:numId w:val="18"/>
        </w:numPr>
        <w:rPr>
          <w:sz w:val="20"/>
          <w:szCs w:val="20"/>
        </w:rPr>
      </w:pPr>
      <w:r>
        <w:rPr>
          <w:sz w:val="20"/>
          <w:szCs w:val="20"/>
        </w:rPr>
        <w:t>Sexual disorders</w:t>
      </w:r>
    </w:p>
    <w:p w14:paraId="666B7A0D" w14:textId="77777777" w:rsidR="004649B2" w:rsidRDefault="001E2E16">
      <w:pPr>
        <w:pStyle w:val="ListParagraph"/>
        <w:numPr>
          <w:ilvl w:val="0"/>
          <w:numId w:val="18"/>
        </w:numPr>
        <w:rPr>
          <w:sz w:val="20"/>
          <w:szCs w:val="20"/>
        </w:rPr>
      </w:pPr>
      <w:r>
        <w:rPr>
          <w:sz w:val="20"/>
          <w:szCs w:val="20"/>
        </w:rPr>
        <w:t>Sleep disorders</w:t>
      </w:r>
    </w:p>
    <w:p w14:paraId="44362E12" w14:textId="77777777" w:rsidR="004649B2" w:rsidRDefault="001E2E16">
      <w:pPr>
        <w:pStyle w:val="ListParagraph"/>
        <w:numPr>
          <w:ilvl w:val="0"/>
          <w:numId w:val="18"/>
        </w:numPr>
        <w:rPr>
          <w:sz w:val="20"/>
          <w:szCs w:val="20"/>
        </w:rPr>
      </w:pPr>
      <w:r>
        <w:rPr>
          <w:sz w:val="20"/>
          <w:szCs w:val="20"/>
        </w:rPr>
        <w:t>Taste disturbance</w:t>
      </w:r>
    </w:p>
    <w:p w14:paraId="6D925136" w14:textId="77777777" w:rsidR="004649B2" w:rsidRDefault="001E2E16">
      <w:pPr>
        <w:pStyle w:val="ListParagraph"/>
        <w:numPr>
          <w:ilvl w:val="0"/>
          <w:numId w:val="18"/>
        </w:numPr>
        <w:rPr>
          <w:sz w:val="20"/>
          <w:szCs w:val="20"/>
        </w:rPr>
      </w:pPr>
      <w:r>
        <w:rPr>
          <w:sz w:val="20"/>
          <w:szCs w:val="20"/>
        </w:rPr>
        <w:t>Visual disorders</w:t>
      </w:r>
    </w:p>
    <w:p w14:paraId="21427B4E" w14:textId="77777777" w:rsidR="004649B2" w:rsidRDefault="004649B2">
      <w:pPr>
        <w:pStyle w:val="ListParagraph"/>
        <w:spacing w:before="40" w:after="240"/>
        <w:outlineLvl w:val="0"/>
      </w:pPr>
    </w:p>
    <w:p w14:paraId="0E812E63" w14:textId="77777777" w:rsidR="004649B2" w:rsidRDefault="001E2E16">
      <w:pPr>
        <w:pStyle w:val="ListParagraph"/>
        <w:numPr>
          <w:ilvl w:val="1"/>
          <w:numId w:val="10"/>
        </w:numPr>
      </w:pPr>
      <w:r>
        <w:lastRenderedPageBreak/>
        <w:t>Provide a short summary in the “</w:t>
      </w:r>
      <w:r>
        <w:rPr>
          <w:b/>
        </w:rPr>
        <w:t>Safety results</w:t>
      </w:r>
      <w:r>
        <w:t>” text box (a few sentences). If nothing was reported, enter “No adverse events were reported by the study subjects”. If the information is not available in the Study Report, enter “Information not available”.</w:t>
      </w:r>
    </w:p>
    <w:p w14:paraId="0CDD57A5" w14:textId="77777777" w:rsidR="004649B2" w:rsidRDefault="001E2E16">
      <w:pPr>
        <w:pStyle w:val="ListParagraph"/>
        <w:ind w:left="360"/>
      </w:pPr>
      <w:r>
        <w:rPr>
          <w:noProof/>
        </w:rPr>
        <w:drawing>
          <wp:anchor distT="0" distB="3175" distL="114300" distR="114300" simplePos="0" relativeHeight="3" behindDoc="0" locked="0" layoutInCell="1" allowOverlap="1" wp14:anchorId="4C73D6F5" wp14:editId="130A42DC">
            <wp:simplePos x="0" y="0"/>
            <wp:positionH relativeFrom="column">
              <wp:posOffset>625475</wp:posOffset>
            </wp:positionH>
            <wp:positionV relativeFrom="paragraph">
              <wp:posOffset>128905</wp:posOffset>
            </wp:positionV>
            <wp:extent cx="555625" cy="301625"/>
            <wp:effectExtent l="0" t="0" r="0" b="0"/>
            <wp:wrapNone/>
            <wp:docPr id="21"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50"/>
                    <pic:cNvPicPr>
                      <a:picLocks noChangeAspect="1" noChangeArrowheads="1"/>
                    </pic:cNvPicPr>
                  </pic:nvPicPr>
                  <pic:blipFill>
                    <a:blip r:embed="rId24"/>
                    <a:stretch>
                      <a:fillRect/>
                    </a:stretch>
                  </pic:blipFill>
                  <pic:spPr bwMode="auto">
                    <a:xfrm>
                      <a:off x="0" y="0"/>
                      <a:ext cx="555625" cy="301625"/>
                    </a:xfrm>
                    <a:prstGeom prst="rect">
                      <a:avLst/>
                    </a:prstGeom>
                  </pic:spPr>
                </pic:pic>
              </a:graphicData>
            </a:graphic>
          </wp:anchor>
        </w:drawing>
      </w:r>
    </w:p>
    <w:p w14:paraId="227819F4" w14:textId="77777777" w:rsidR="004649B2" w:rsidRDefault="001E2E16">
      <w:pPr>
        <w:pStyle w:val="ListParagraph"/>
        <w:numPr>
          <w:ilvl w:val="1"/>
          <w:numId w:val="10"/>
        </w:numPr>
      </w:pPr>
      <w:r>
        <w:rPr>
          <w:rFonts w:eastAsia="SimSun"/>
        </w:rPr>
        <w:t xml:space="preserve">Click </w:t>
      </w:r>
      <w:r>
        <w:rPr>
          <w:rFonts w:eastAsia="SimSun"/>
        </w:rPr>
        <w:tab/>
      </w:r>
      <w:r>
        <w:rPr>
          <w:rFonts w:eastAsia="SimSun"/>
        </w:rPr>
        <w:tab/>
        <w:t>to save the entry.</w:t>
      </w:r>
    </w:p>
    <w:p w14:paraId="74886447" w14:textId="77777777" w:rsidR="004649B2" w:rsidRDefault="004649B2">
      <w:pPr>
        <w:pStyle w:val="ListParagraph"/>
        <w:rPr>
          <w:rFonts w:eastAsia="SimSun"/>
        </w:rPr>
      </w:pPr>
    </w:p>
    <w:p w14:paraId="2F7BF24D" w14:textId="77777777" w:rsidR="004649B2" w:rsidRDefault="001E2E16">
      <w:pPr>
        <w:pStyle w:val="ListParagraph"/>
        <w:numPr>
          <w:ilvl w:val="1"/>
          <w:numId w:val="10"/>
        </w:numPr>
      </w:pPr>
      <w:r>
        <w:rPr>
          <w:rFonts w:eastAsia="SimSun"/>
        </w:rPr>
        <w:t>After submitting the study entry, it can be viewed as it will appear to the public by clicking on the “Public View” function near the top of the page:</w:t>
      </w:r>
    </w:p>
    <w:p w14:paraId="410B4D36" w14:textId="77777777" w:rsidR="004649B2" w:rsidRDefault="001E2E16">
      <w:pPr>
        <w:rPr>
          <w:rFonts w:ascii="Calibri" w:eastAsia="SimSun" w:hAnsi="Calibri"/>
        </w:rPr>
      </w:pPr>
      <w:r>
        <w:rPr>
          <w:noProof/>
        </w:rPr>
        <w:drawing>
          <wp:inline distT="0" distB="0" distL="0" distR="8890" wp14:anchorId="0BB39AD6" wp14:editId="0447BDF7">
            <wp:extent cx="1858645" cy="44767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25"/>
                    <a:srcRect l="59383" t="66135" r="5868" b="805"/>
                    <a:stretch>
                      <a:fillRect/>
                    </a:stretch>
                  </pic:blipFill>
                  <pic:spPr bwMode="auto">
                    <a:xfrm>
                      <a:off x="0" y="0"/>
                      <a:ext cx="1858645" cy="447675"/>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14:anchorId="4F4F6560" wp14:editId="33F0FA01">
                <wp:simplePos x="0" y="0"/>
                <wp:positionH relativeFrom="column">
                  <wp:posOffset>886460</wp:posOffset>
                </wp:positionH>
                <wp:positionV relativeFrom="paragraph">
                  <wp:posOffset>84455</wp:posOffset>
                </wp:positionV>
                <wp:extent cx="746760" cy="285750"/>
                <wp:effectExtent l="0" t="0" r="15875" b="19685"/>
                <wp:wrapNone/>
                <wp:docPr id="22" name="Oval 10"/>
                <wp:cNvGraphicFramePr/>
                <a:graphic xmlns:a="http://schemas.openxmlformats.org/drawingml/2006/main">
                  <a:graphicData uri="http://schemas.microsoft.com/office/word/2010/wordprocessingShape">
                    <wps:wsp>
                      <wps:cNvSpPr/>
                      <wps:spPr>
                        <a:xfrm>
                          <a:off x="0" y="0"/>
                          <a:ext cx="746280" cy="285120"/>
                        </a:xfrm>
                        <a:prstGeom prst="ellipse">
                          <a:avLst/>
                        </a:prstGeom>
                        <a:noFill/>
                        <a:ln w="936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w14:anchorId="699D722E" id="Oval 10" o:spid="_x0000_s1026" style="position:absolute;margin-left:69.8pt;margin-top:6.65pt;width:58.8pt;height:22.5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" filled="f" strokecolor="red" strokeweight=".26mm"/>
            </w:pict>
          </mc:Fallback>
        </mc:AlternateContent>
      </w:r>
    </w:p>
    <w:p w14:paraId="699DF744" w14:textId="77777777" w:rsidR="004649B2" w:rsidRDefault="001E2E16">
      <w:r>
        <w:rPr>
          <w:noProof/>
        </w:rPr>
        <w:drawing>
          <wp:inline distT="0" distB="0" distL="0" distR="0" wp14:anchorId="3EB3C1F1" wp14:editId="112422A1">
            <wp:extent cx="6477000" cy="5029200"/>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noChangeArrowheads="1"/>
                    </pic:cNvPicPr>
                  </pic:nvPicPr>
                  <pic:blipFill>
                    <a:blip r:embed="rId26"/>
                    <a:srcRect l="9911" t="11118" r="60097" b="4227"/>
                    <a:stretch>
                      <a:fillRect/>
                    </a:stretch>
                  </pic:blipFill>
                  <pic:spPr bwMode="auto">
                    <a:xfrm>
                      <a:off x="0" y="0"/>
                      <a:ext cx="6477000" cy="5029200"/>
                    </a:xfrm>
                    <a:prstGeom prst="rect">
                      <a:avLst/>
                    </a:prstGeom>
                  </pic:spPr>
                </pic:pic>
              </a:graphicData>
            </a:graphic>
          </wp:inline>
        </w:drawing>
      </w:r>
    </w:p>
    <w:p w14:paraId="6C23E60F" w14:textId="77777777" w:rsidR="00F06DB0" w:rsidRDefault="00F06DB0"/>
    <w:p w14:paraId="383DBF0B" w14:textId="77777777" w:rsidR="00F06DB0" w:rsidRDefault="00F06DB0" w:rsidP="00F06DB0">
      <w:r>
        <w:rPr>
          <w:u w:val="single"/>
        </w:rPr>
        <w:t>Note regarding units</w:t>
      </w:r>
      <w:r>
        <w:t>: For consistency use the following abbreviations for the specified units below. If a unit is not listed below, use the units specified in the Study Report.</w:t>
      </w:r>
    </w:p>
    <w:tbl>
      <w:tblPr>
        <w:tblStyle w:val="TableGrid"/>
        <w:tblW w:w="6451" w:type="dxa"/>
        <w:tblInd w:w="1008" w:type="dxa"/>
        <w:tblLook w:val="04A0" w:firstRow="1" w:lastRow="0" w:firstColumn="1" w:lastColumn="0" w:noHBand="0" w:noVBand="1"/>
      </w:tblPr>
      <w:tblGrid>
        <w:gridCol w:w="3764"/>
        <w:gridCol w:w="2687"/>
      </w:tblGrid>
      <w:tr w:rsidR="00F06DB0" w14:paraId="0990A053" w14:textId="77777777" w:rsidTr="00F06DB0">
        <w:trPr>
          <w:trHeight w:val="271"/>
        </w:trPr>
        <w:tc>
          <w:tcPr>
            <w:tcW w:w="3764" w:type="dxa"/>
            <w:tcBorders>
              <w:top w:val="single" w:sz="4" w:space="0" w:color="auto"/>
              <w:left w:val="single" w:sz="4" w:space="0" w:color="auto"/>
              <w:bottom w:val="single" w:sz="4" w:space="0" w:color="auto"/>
              <w:right w:val="single" w:sz="4" w:space="0" w:color="auto"/>
            </w:tcBorders>
            <w:hideMark/>
          </w:tcPr>
          <w:p w14:paraId="33D6CA8F" w14:textId="77777777" w:rsidR="00F06DB0" w:rsidRDefault="00F06DB0">
            <w:pPr>
              <w:spacing w:after="0" w:line="240" w:lineRule="auto"/>
            </w:pPr>
            <w:r>
              <w:lastRenderedPageBreak/>
              <w:t>Unit</w:t>
            </w:r>
          </w:p>
        </w:tc>
        <w:tc>
          <w:tcPr>
            <w:tcW w:w="2687" w:type="dxa"/>
            <w:tcBorders>
              <w:top w:val="single" w:sz="4" w:space="0" w:color="auto"/>
              <w:left w:val="single" w:sz="4" w:space="0" w:color="auto"/>
              <w:bottom w:val="single" w:sz="4" w:space="0" w:color="auto"/>
              <w:right w:val="single" w:sz="4" w:space="0" w:color="auto"/>
            </w:tcBorders>
            <w:hideMark/>
          </w:tcPr>
          <w:p w14:paraId="5225A751" w14:textId="77777777" w:rsidR="00F06DB0" w:rsidRDefault="00F06DB0">
            <w:pPr>
              <w:spacing w:after="0" w:line="240" w:lineRule="auto"/>
            </w:pPr>
            <w:r>
              <w:t>Abbreviation</w:t>
            </w:r>
          </w:p>
        </w:tc>
      </w:tr>
      <w:tr w:rsidR="00F06DB0" w14:paraId="0BE86F70" w14:textId="77777777" w:rsidTr="00F06DB0">
        <w:trPr>
          <w:trHeight w:val="271"/>
        </w:trPr>
        <w:tc>
          <w:tcPr>
            <w:tcW w:w="3764" w:type="dxa"/>
            <w:tcBorders>
              <w:top w:val="single" w:sz="4" w:space="0" w:color="auto"/>
              <w:left w:val="single" w:sz="4" w:space="0" w:color="auto"/>
              <w:bottom w:val="single" w:sz="4" w:space="0" w:color="auto"/>
              <w:right w:val="single" w:sz="4" w:space="0" w:color="auto"/>
            </w:tcBorders>
            <w:hideMark/>
          </w:tcPr>
          <w:p w14:paraId="0C635816" w14:textId="77777777" w:rsidR="00F06DB0" w:rsidRDefault="00F06DB0">
            <w:pPr>
              <w:spacing w:after="0" w:line="240" w:lineRule="auto"/>
            </w:pPr>
            <w:r>
              <w:t>hour(s)</w:t>
            </w:r>
          </w:p>
        </w:tc>
        <w:tc>
          <w:tcPr>
            <w:tcW w:w="2687" w:type="dxa"/>
            <w:tcBorders>
              <w:top w:val="single" w:sz="4" w:space="0" w:color="auto"/>
              <w:left w:val="single" w:sz="4" w:space="0" w:color="auto"/>
              <w:bottom w:val="single" w:sz="4" w:space="0" w:color="auto"/>
              <w:right w:val="single" w:sz="4" w:space="0" w:color="auto"/>
            </w:tcBorders>
            <w:hideMark/>
          </w:tcPr>
          <w:p w14:paraId="5A3705DA" w14:textId="77777777" w:rsidR="00F06DB0" w:rsidRDefault="00F06DB0">
            <w:pPr>
              <w:spacing w:after="0" w:line="240" w:lineRule="auto"/>
            </w:pPr>
            <w:r>
              <w:t>h</w:t>
            </w:r>
          </w:p>
        </w:tc>
      </w:tr>
      <w:tr w:rsidR="00F06DB0" w14:paraId="48672683" w14:textId="77777777" w:rsidTr="00F06DB0">
        <w:trPr>
          <w:trHeight w:val="271"/>
        </w:trPr>
        <w:tc>
          <w:tcPr>
            <w:tcW w:w="3764" w:type="dxa"/>
            <w:tcBorders>
              <w:top w:val="single" w:sz="4" w:space="0" w:color="auto"/>
              <w:left w:val="single" w:sz="4" w:space="0" w:color="auto"/>
              <w:bottom w:val="single" w:sz="4" w:space="0" w:color="auto"/>
              <w:right w:val="single" w:sz="4" w:space="0" w:color="auto"/>
            </w:tcBorders>
            <w:hideMark/>
          </w:tcPr>
          <w:p w14:paraId="6F07DD19" w14:textId="77777777" w:rsidR="00F06DB0" w:rsidRDefault="00F06DB0">
            <w:pPr>
              <w:spacing w:after="0" w:line="240" w:lineRule="auto"/>
            </w:pPr>
            <w:r>
              <w:t>minute(s)</w:t>
            </w:r>
          </w:p>
        </w:tc>
        <w:tc>
          <w:tcPr>
            <w:tcW w:w="2687" w:type="dxa"/>
            <w:tcBorders>
              <w:top w:val="single" w:sz="4" w:space="0" w:color="auto"/>
              <w:left w:val="single" w:sz="4" w:space="0" w:color="auto"/>
              <w:bottom w:val="single" w:sz="4" w:space="0" w:color="auto"/>
              <w:right w:val="single" w:sz="4" w:space="0" w:color="auto"/>
            </w:tcBorders>
            <w:hideMark/>
          </w:tcPr>
          <w:p w14:paraId="1BB9F7E1" w14:textId="77777777" w:rsidR="00F06DB0" w:rsidRDefault="00F06DB0">
            <w:pPr>
              <w:spacing w:after="0" w:line="240" w:lineRule="auto"/>
            </w:pPr>
            <w:r>
              <w:t>min</w:t>
            </w:r>
          </w:p>
        </w:tc>
      </w:tr>
      <w:tr w:rsidR="00F06DB0" w14:paraId="7692337B" w14:textId="77777777" w:rsidTr="00F06DB0">
        <w:trPr>
          <w:trHeight w:val="271"/>
        </w:trPr>
        <w:tc>
          <w:tcPr>
            <w:tcW w:w="3764" w:type="dxa"/>
            <w:tcBorders>
              <w:top w:val="single" w:sz="4" w:space="0" w:color="auto"/>
              <w:left w:val="single" w:sz="4" w:space="0" w:color="auto"/>
              <w:bottom w:val="single" w:sz="4" w:space="0" w:color="auto"/>
              <w:right w:val="single" w:sz="4" w:space="0" w:color="auto"/>
            </w:tcBorders>
            <w:hideMark/>
          </w:tcPr>
          <w:p w14:paraId="383D5D23" w14:textId="77777777" w:rsidR="00F06DB0" w:rsidRDefault="00F06DB0">
            <w:pPr>
              <w:spacing w:after="0" w:line="240" w:lineRule="auto"/>
            </w:pPr>
            <w:r>
              <w:t>second(s)</w:t>
            </w:r>
          </w:p>
        </w:tc>
        <w:tc>
          <w:tcPr>
            <w:tcW w:w="2687" w:type="dxa"/>
            <w:tcBorders>
              <w:top w:val="single" w:sz="4" w:space="0" w:color="auto"/>
              <w:left w:val="single" w:sz="4" w:space="0" w:color="auto"/>
              <w:bottom w:val="single" w:sz="4" w:space="0" w:color="auto"/>
              <w:right w:val="single" w:sz="4" w:space="0" w:color="auto"/>
            </w:tcBorders>
            <w:hideMark/>
          </w:tcPr>
          <w:p w14:paraId="252AD09F" w14:textId="77777777" w:rsidR="00F06DB0" w:rsidRDefault="00F06DB0">
            <w:pPr>
              <w:spacing w:after="0" w:line="240" w:lineRule="auto"/>
            </w:pPr>
            <w:r>
              <w:t>s</w:t>
            </w:r>
          </w:p>
        </w:tc>
      </w:tr>
      <w:tr w:rsidR="00F06DB0" w14:paraId="27DB541B"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61CE0013" w14:textId="77777777" w:rsidR="00F06DB0" w:rsidRDefault="00F06DB0">
            <w:pPr>
              <w:spacing w:after="0" w:line="240" w:lineRule="auto"/>
            </w:pPr>
            <w:r>
              <w:t>day(s)</w:t>
            </w:r>
          </w:p>
        </w:tc>
        <w:tc>
          <w:tcPr>
            <w:tcW w:w="2687" w:type="dxa"/>
            <w:tcBorders>
              <w:top w:val="single" w:sz="4" w:space="0" w:color="auto"/>
              <w:left w:val="single" w:sz="4" w:space="0" w:color="auto"/>
              <w:bottom w:val="single" w:sz="4" w:space="0" w:color="auto"/>
              <w:right w:val="single" w:sz="4" w:space="0" w:color="auto"/>
            </w:tcBorders>
            <w:hideMark/>
          </w:tcPr>
          <w:p w14:paraId="36E5C5A0" w14:textId="77777777" w:rsidR="00F06DB0" w:rsidRDefault="00F06DB0">
            <w:pPr>
              <w:spacing w:after="0" w:line="240" w:lineRule="auto"/>
            </w:pPr>
            <w:r>
              <w:t>day(s)</w:t>
            </w:r>
          </w:p>
        </w:tc>
      </w:tr>
      <w:tr w:rsidR="00F06DB0" w14:paraId="69D9AECD" w14:textId="77777777" w:rsidTr="00F06DB0">
        <w:trPr>
          <w:trHeight w:val="271"/>
        </w:trPr>
        <w:tc>
          <w:tcPr>
            <w:tcW w:w="3764" w:type="dxa"/>
            <w:tcBorders>
              <w:top w:val="single" w:sz="4" w:space="0" w:color="auto"/>
              <w:left w:val="single" w:sz="4" w:space="0" w:color="auto"/>
              <w:bottom w:val="single" w:sz="4" w:space="0" w:color="auto"/>
              <w:right w:val="single" w:sz="4" w:space="0" w:color="auto"/>
            </w:tcBorders>
            <w:hideMark/>
          </w:tcPr>
          <w:p w14:paraId="24366681" w14:textId="77777777" w:rsidR="00F06DB0" w:rsidRDefault="00F06DB0">
            <w:pPr>
              <w:spacing w:after="0" w:line="240" w:lineRule="auto"/>
            </w:pPr>
            <w:r>
              <w:t>liter</w:t>
            </w:r>
          </w:p>
        </w:tc>
        <w:tc>
          <w:tcPr>
            <w:tcW w:w="2687" w:type="dxa"/>
            <w:tcBorders>
              <w:top w:val="single" w:sz="4" w:space="0" w:color="auto"/>
              <w:left w:val="single" w:sz="4" w:space="0" w:color="auto"/>
              <w:bottom w:val="single" w:sz="4" w:space="0" w:color="auto"/>
              <w:right w:val="single" w:sz="4" w:space="0" w:color="auto"/>
            </w:tcBorders>
            <w:hideMark/>
          </w:tcPr>
          <w:p w14:paraId="56071C68" w14:textId="77777777" w:rsidR="00F06DB0" w:rsidRDefault="00F06DB0">
            <w:pPr>
              <w:spacing w:after="0" w:line="240" w:lineRule="auto"/>
            </w:pPr>
            <w:r>
              <w:t>L</w:t>
            </w:r>
          </w:p>
        </w:tc>
      </w:tr>
      <w:tr w:rsidR="00F06DB0" w14:paraId="6D5EB19D" w14:textId="77777777" w:rsidTr="00F06DB0">
        <w:trPr>
          <w:trHeight w:val="271"/>
        </w:trPr>
        <w:tc>
          <w:tcPr>
            <w:tcW w:w="3764" w:type="dxa"/>
            <w:tcBorders>
              <w:top w:val="single" w:sz="4" w:space="0" w:color="auto"/>
              <w:left w:val="single" w:sz="4" w:space="0" w:color="auto"/>
              <w:bottom w:val="single" w:sz="4" w:space="0" w:color="auto"/>
              <w:right w:val="single" w:sz="4" w:space="0" w:color="auto"/>
            </w:tcBorders>
            <w:hideMark/>
          </w:tcPr>
          <w:p w14:paraId="5F13D353" w14:textId="77777777" w:rsidR="00F06DB0" w:rsidRDefault="00F06DB0">
            <w:pPr>
              <w:spacing w:after="0" w:line="240" w:lineRule="auto"/>
            </w:pPr>
            <w:r>
              <w:t>per unit</w:t>
            </w:r>
          </w:p>
        </w:tc>
        <w:tc>
          <w:tcPr>
            <w:tcW w:w="2687" w:type="dxa"/>
            <w:tcBorders>
              <w:top w:val="single" w:sz="4" w:space="0" w:color="auto"/>
              <w:left w:val="single" w:sz="4" w:space="0" w:color="auto"/>
              <w:bottom w:val="single" w:sz="4" w:space="0" w:color="auto"/>
              <w:right w:val="single" w:sz="4" w:space="0" w:color="auto"/>
            </w:tcBorders>
            <w:hideMark/>
          </w:tcPr>
          <w:p w14:paraId="169F03BA" w14:textId="77777777" w:rsidR="00F06DB0" w:rsidRDefault="00F06DB0">
            <w:pPr>
              <w:spacing w:after="0" w:line="240" w:lineRule="auto"/>
            </w:pPr>
            <w:r>
              <w:t>/unit  (</w:t>
            </w:r>
            <w:r>
              <w:rPr>
                <w:i/>
              </w:rPr>
              <w:t>e.g.</w:t>
            </w:r>
            <w:r>
              <w:t>, /min)</w:t>
            </w:r>
          </w:p>
        </w:tc>
      </w:tr>
      <w:tr w:rsidR="00F06DB0" w14:paraId="72E2722F"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64D0B2F8" w14:textId="77777777" w:rsidR="00F06DB0" w:rsidRDefault="00F06DB0">
            <w:pPr>
              <w:spacing w:after="0" w:line="240" w:lineRule="auto"/>
            </w:pPr>
            <w:r>
              <w:t>micro</w:t>
            </w:r>
          </w:p>
        </w:tc>
        <w:tc>
          <w:tcPr>
            <w:tcW w:w="2687" w:type="dxa"/>
            <w:tcBorders>
              <w:top w:val="single" w:sz="4" w:space="0" w:color="auto"/>
              <w:left w:val="single" w:sz="4" w:space="0" w:color="auto"/>
              <w:bottom w:val="single" w:sz="4" w:space="0" w:color="auto"/>
              <w:right w:val="single" w:sz="4" w:space="0" w:color="auto"/>
            </w:tcBorders>
            <w:hideMark/>
          </w:tcPr>
          <w:p w14:paraId="356EB354" w14:textId="77777777" w:rsidR="00F06DB0" w:rsidRDefault="00F06DB0">
            <w:pPr>
              <w:spacing w:after="0" w:line="240" w:lineRule="auto"/>
            </w:pPr>
            <w:r>
              <w:t>µ</w:t>
            </w:r>
          </w:p>
        </w:tc>
      </w:tr>
      <w:tr w:rsidR="00F06DB0" w14:paraId="424AEA55"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744358A7" w14:textId="77777777" w:rsidR="00F06DB0" w:rsidRDefault="00F06DB0">
            <w:pPr>
              <w:spacing w:after="0" w:line="240" w:lineRule="auto"/>
            </w:pPr>
            <w:r>
              <w:t>fold</w:t>
            </w:r>
          </w:p>
        </w:tc>
        <w:tc>
          <w:tcPr>
            <w:tcW w:w="2687" w:type="dxa"/>
            <w:tcBorders>
              <w:top w:val="single" w:sz="4" w:space="0" w:color="auto"/>
              <w:left w:val="single" w:sz="4" w:space="0" w:color="auto"/>
              <w:bottom w:val="single" w:sz="4" w:space="0" w:color="auto"/>
              <w:right w:val="single" w:sz="4" w:space="0" w:color="auto"/>
            </w:tcBorders>
            <w:hideMark/>
          </w:tcPr>
          <w:p w14:paraId="56ACE7F1" w14:textId="77777777" w:rsidR="00F06DB0" w:rsidRDefault="00F06DB0">
            <w:pPr>
              <w:spacing w:after="0" w:line="240" w:lineRule="auto"/>
            </w:pPr>
            <w:r>
              <w:t>-fold  (</w:t>
            </w:r>
            <w:r>
              <w:rPr>
                <w:i/>
              </w:rPr>
              <w:t>e.g.</w:t>
            </w:r>
            <w:r>
              <w:t>, 3.2-fold)</w:t>
            </w:r>
          </w:p>
        </w:tc>
      </w:tr>
      <w:tr w:rsidR="00F06DB0" w14:paraId="4886FD0C"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4F0C9A4A" w14:textId="77777777" w:rsidR="00F06DB0" w:rsidRDefault="00F06DB0">
            <w:pPr>
              <w:spacing w:after="0" w:line="240" w:lineRule="auto"/>
            </w:pPr>
            <w:r>
              <w:t>exponents</w:t>
            </w:r>
          </w:p>
        </w:tc>
        <w:tc>
          <w:tcPr>
            <w:tcW w:w="2687" w:type="dxa"/>
            <w:tcBorders>
              <w:top w:val="single" w:sz="4" w:space="0" w:color="auto"/>
              <w:left w:val="single" w:sz="4" w:space="0" w:color="auto"/>
              <w:bottom w:val="single" w:sz="4" w:space="0" w:color="auto"/>
              <w:right w:val="single" w:sz="4" w:space="0" w:color="auto"/>
            </w:tcBorders>
            <w:hideMark/>
          </w:tcPr>
          <w:p w14:paraId="3187F9CD" w14:textId="77777777" w:rsidR="00F06DB0" w:rsidRDefault="00F06DB0">
            <w:pPr>
              <w:spacing w:after="0" w:line="240" w:lineRule="auto"/>
            </w:pPr>
            <w:r>
              <w:t>^  (</w:t>
            </w:r>
            <w:r>
              <w:rPr>
                <w:i/>
              </w:rPr>
              <w:t>e.g.</w:t>
            </w:r>
            <w:r>
              <w:t>, 10^-6)</w:t>
            </w:r>
          </w:p>
        </w:tc>
      </w:tr>
      <w:tr w:rsidR="00F06DB0" w14:paraId="419FF462"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7DA68B73" w14:textId="77777777" w:rsidR="00F06DB0" w:rsidRDefault="00F06DB0">
            <w:pPr>
              <w:spacing w:after="0" w:line="240" w:lineRule="auto"/>
            </w:pPr>
            <w:r>
              <w:t>less than, less than or equal to</w:t>
            </w:r>
          </w:p>
        </w:tc>
        <w:tc>
          <w:tcPr>
            <w:tcW w:w="2687" w:type="dxa"/>
            <w:tcBorders>
              <w:top w:val="single" w:sz="4" w:space="0" w:color="auto"/>
              <w:left w:val="single" w:sz="4" w:space="0" w:color="auto"/>
              <w:bottom w:val="single" w:sz="4" w:space="0" w:color="auto"/>
              <w:right w:val="single" w:sz="4" w:space="0" w:color="auto"/>
            </w:tcBorders>
            <w:hideMark/>
          </w:tcPr>
          <w:p w14:paraId="7940AFAA" w14:textId="77777777" w:rsidR="00F06DB0" w:rsidRDefault="00F06DB0">
            <w:pPr>
              <w:spacing w:after="0" w:line="240" w:lineRule="auto"/>
            </w:pPr>
            <w:r>
              <w:t xml:space="preserve">&lt; , </w:t>
            </w:r>
            <w:r>
              <w:rPr>
                <w:rFonts w:cs="Calibri"/>
              </w:rPr>
              <w:t>≤</w:t>
            </w:r>
          </w:p>
        </w:tc>
      </w:tr>
      <w:tr w:rsidR="00F06DB0" w14:paraId="13AF53CB"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306F3589" w14:textId="77777777" w:rsidR="00F06DB0" w:rsidRDefault="00F06DB0">
            <w:pPr>
              <w:spacing w:after="0" w:line="240" w:lineRule="auto"/>
            </w:pPr>
            <w:r>
              <w:t>greater than, greater than or equal to</w:t>
            </w:r>
          </w:p>
        </w:tc>
        <w:tc>
          <w:tcPr>
            <w:tcW w:w="2687" w:type="dxa"/>
            <w:tcBorders>
              <w:top w:val="single" w:sz="4" w:space="0" w:color="auto"/>
              <w:left w:val="single" w:sz="4" w:space="0" w:color="auto"/>
              <w:bottom w:val="single" w:sz="4" w:space="0" w:color="auto"/>
              <w:right w:val="single" w:sz="4" w:space="0" w:color="auto"/>
            </w:tcBorders>
            <w:hideMark/>
          </w:tcPr>
          <w:p w14:paraId="35658BC2" w14:textId="77777777" w:rsidR="00F06DB0" w:rsidRDefault="00F06DB0">
            <w:pPr>
              <w:spacing w:after="0" w:line="240" w:lineRule="auto"/>
            </w:pPr>
            <w:r>
              <w:t xml:space="preserve">&gt; , </w:t>
            </w:r>
            <w:r>
              <w:rPr>
                <w:rFonts w:cs="Calibri"/>
              </w:rPr>
              <w:t>≥</w:t>
            </w:r>
          </w:p>
        </w:tc>
      </w:tr>
      <w:tr w:rsidR="00F06DB0" w14:paraId="789A3C83" w14:textId="77777777" w:rsidTr="00F06DB0">
        <w:trPr>
          <w:trHeight w:val="282"/>
        </w:trPr>
        <w:tc>
          <w:tcPr>
            <w:tcW w:w="3764" w:type="dxa"/>
            <w:tcBorders>
              <w:top w:val="single" w:sz="4" w:space="0" w:color="auto"/>
              <w:left w:val="single" w:sz="4" w:space="0" w:color="auto"/>
              <w:bottom w:val="single" w:sz="4" w:space="0" w:color="auto"/>
              <w:right w:val="single" w:sz="4" w:space="0" w:color="auto"/>
            </w:tcBorders>
            <w:hideMark/>
          </w:tcPr>
          <w:p w14:paraId="482E3CB5" w14:textId="77777777" w:rsidR="00F06DB0" w:rsidRDefault="00F06DB0">
            <w:pPr>
              <w:spacing w:after="0" w:line="240" w:lineRule="auto"/>
            </w:pPr>
            <w:r>
              <w:t>plus or minus</w:t>
            </w:r>
          </w:p>
        </w:tc>
        <w:tc>
          <w:tcPr>
            <w:tcW w:w="2687" w:type="dxa"/>
            <w:tcBorders>
              <w:top w:val="single" w:sz="4" w:space="0" w:color="auto"/>
              <w:left w:val="single" w:sz="4" w:space="0" w:color="auto"/>
              <w:bottom w:val="single" w:sz="4" w:space="0" w:color="auto"/>
              <w:right w:val="single" w:sz="4" w:space="0" w:color="auto"/>
            </w:tcBorders>
            <w:hideMark/>
          </w:tcPr>
          <w:p w14:paraId="30DBBACE" w14:textId="77777777" w:rsidR="00F06DB0" w:rsidRDefault="00F06DB0">
            <w:pPr>
              <w:spacing w:after="0" w:line="240" w:lineRule="auto"/>
            </w:pPr>
            <w:r>
              <w:t>±</w:t>
            </w:r>
          </w:p>
        </w:tc>
      </w:tr>
    </w:tbl>
    <w:p w14:paraId="501058F6" w14:textId="77777777" w:rsidR="00F06DB0" w:rsidRDefault="00F06DB0" w:rsidP="00F06DB0">
      <w:pPr>
        <w:pStyle w:val="ListParagraph"/>
        <w:numPr>
          <w:ilvl w:val="0"/>
          <w:numId w:val="20"/>
        </w:numPr>
      </w:pPr>
      <w:r>
        <w:t xml:space="preserve">Use molar concentration rather than moles per </w:t>
      </w:r>
      <w:proofErr w:type="gramStart"/>
      <w:r>
        <w:t>liter(</w:t>
      </w:r>
      <w:proofErr w:type="gramEnd"/>
      <w:r>
        <w:t>i.e., use µM rather than</w:t>
      </w:r>
      <w:r>
        <w:rPr>
          <w:rFonts w:cs="Calibri"/>
        </w:rPr>
        <w:t xml:space="preserve"> </w:t>
      </w:r>
      <w:r>
        <w:rPr>
          <w:rFonts w:eastAsia="Calibri" w:cs="Calibri"/>
          <w:lang w:eastAsia="zh-CN"/>
        </w:rPr>
        <w:t>µmol/L). In the case of natural products, the use if grams per liter (i.e., µg/mL) may be necessary.</w:t>
      </w:r>
    </w:p>
    <w:p w14:paraId="1E31BA73" w14:textId="77777777" w:rsidR="00F06DB0" w:rsidRDefault="00F06DB0" w:rsidP="00F06DB0">
      <w:pPr>
        <w:pStyle w:val="ListParagraph"/>
        <w:numPr>
          <w:ilvl w:val="0"/>
          <w:numId w:val="20"/>
        </w:numPr>
      </w:pPr>
      <w:r>
        <w:rPr>
          <w:lang w:eastAsia="zh-CN"/>
        </w:rPr>
        <w:t>Do not convert gram concentrations (</w:t>
      </w:r>
      <w:r>
        <w:rPr>
          <w:i/>
          <w:lang w:eastAsia="zh-CN"/>
        </w:rPr>
        <w:t>e.g.</w:t>
      </w:r>
      <w:r>
        <w:rPr>
          <w:lang w:eastAsia="zh-CN"/>
        </w:rPr>
        <w:t>, µg/mL) to molar concentrations (</w:t>
      </w:r>
      <w:r>
        <w:rPr>
          <w:i/>
          <w:lang w:eastAsia="zh-CN"/>
        </w:rPr>
        <w:t>e.g.</w:t>
      </w:r>
      <w:r>
        <w:rPr>
          <w:lang w:eastAsia="zh-CN"/>
        </w:rPr>
        <w:t>, µM), even if the molecular weight of the compound is provided.</w:t>
      </w:r>
    </w:p>
    <w:p w14:paraId="74CA8286" w14:textId="77777777" w:rsidR="00F06DB0" w:rsidRDefault="00F06DB0" w:rsidP="00F06DB0">
      <w:pPr>
        <w:pStyle w:val="ListParagraph"/>
        <w:numPr>
          <w:ilvl w:val="0"/>
          <w:numId w:val="20"/>
        </w:numPr>
      </w:pPr>
      <w:r>
        <w:rPr>
          <w:lang w:eastAsia="zh-CN"/>
        </w:rPr>
        <w:t xml:space="preserve">If the units provided for a given field are different from the units in its corresponding drop-down menu, convert the units provided in the study report to the units provided in the drop-down menu. If this is not possible (for example, µg/mL cannot be converted to µM for </w:t>
      </w:r>
      <w:r>
        <w:rPr>
          <w:u w:val="single"/>
          <w:lang w:eastAsia="zh-CN"/>
        </w:rPr>
        <w:t>natural product mixtures</w:t>
      </w:r>
      <w:r>
        <w:rPr>
          <w:lang w:eastAsia="zh-CN"/>
        </w:rPr>
        <w:t xml:space="preserve"> because there is not a molecular weight available for the conversion), add the new unit to the drop-down menu.</w:t>
      </w:r>
    </w:p>
    <w:p w14:paraId="17FE4A17" w14:textId="77777777" w:rsidR="00F06DB0" w:rsidRDefault="00F06DB0"/>
    <w:sectPr w:rsidR="00F06DB0">
      <w:footerReference w:type="default" r:id="rId27"/>
      <w:pgSz w:w="12240" w:h="15840"/>
      <w:pgMar w:top="1440" w:right="1080" w:bottom="1440" w:left="1080" w:header="0" w:footer="72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Richard Boyce" w:date="2017-05-11T16:54:00Z" w:initials="RDB">
    <w:p w14:paraId="7114FA9D" w14:textId="77777777" w:rsidR="004649B2" w:rsidRDefault="001E2E16">
      <w:r>
        <w:rPr>
          <w:rFonts w:ascii="Calibri" w:hAnsi="Calibri"/>
          <w:sz w:val="20"/>
        </w:rPr>
        <w:t>These study definitions are one of the things that need clear definitions to be quickly available. Remind me to show you how we are using a simple set of questions to determine what very specific study designs so that users don’t have to interpret definitions</w:t>
      </w:r>
    </w:p>
  </w:comment>
  <w:comment w:id="49" w:author="Richard Boyce" w:date="2017-05-11T17:12:00Z" w:initials="RDB">
    <w:p w14:paraId="4CDF4814" w14:textId="77777777" w:rsidR="004649B2" w:rsidRDefault="001E2E16">
      <w:r>
        <w:rPr>
          <w:rFonts w:ascii="Calibri" w:hAnsi="Calibri"/>
          <w:sz w:val="20"/>
        </w:rPr>
        <w:t>We should be using a dropdown list here I think</w:t>
      </w:r>
    </w:p>
  </w:comment>
  <w:comment w:id="50" w:author="Richard Boyce" w:date="2017-05-11T17:12:00Z" w:initials="RDB">
    <w:p w14:paraId="2CDD0899" w14:textId="77777777" w:rsidR="004649B2" w:rsidRDefault="001E2E16">
      <w:r>
        <w:rPr>
          <w:rFonts w:ascii="Calibri" w:hAnsi="Calibri"/>
          <w:sz w:val="20"/>
        </w:rPr>
        <w:t>Another thing that we can use a dropdown list for. We have a nice one for AnnotationPress that I  can share.</w:t>
      </w:r>
    </w:p>
  </w:comment>
  <w:comment w:id="52" w:author="Richard Boyce" w:date="2017-05-11T17:13:00Z" w:initials="RDB">
    <w:p w14:paraId="369FAD8C" w14:textId="77777777" w:rsidR="004649B2" w:rsidRDefault="001E2E16">
      <w:r>
        <w:rPr>
          <w:rFonts w:ascii="Calibri" w:hAnsi="Calibri"/>
          <w:sz w:val="20"/>
        </w:rPr>
        <w:t xml:space="preserve">What if the unit is not available? E.g., for AUC I did not find min*micGram/Ml. There is no guidance on if conversions are required to the available units (the system should just do this for the user to save potential error and extra work). Also, how do we add new units and the study constraints for those units? </w:t>
      </w:r>
    </w:p>
    <w:p w14:paraId="26D1B724" w14:textId="77777777" w:rsidR="004649B2" w:rsidRDefault="004649B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14FA9D" w15:done="0"/>
  <w15:commentEx w15:paraId="4CDF4814" w15:done="0"/>
  <w15:commentEx w15:paraId="2CDD0899" w15:done="0"/>
  <w15:commentEx w15:paraId="26D1B7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14FA9D" w16cid:durableId="20F2CC99"/>
  <w16cid:commentId w16cid:paraId="4CDF4814" w16cid:durableId="20F2CC9A"/>
  <w16cid:commentId w16cid:paraId="2CDD0899" w16cid:durableId="20F2CC9B"/>
  <w16cid:commentId w16cid:paraId="26D1B724" w16cid:durableId="20F2CC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227EB" w14:textId="77777777" w:rsidR="00C60FD0" w:rsidRDefault="00C60FD0">
      <w:pPr>
        <w:spacing w:after="0" w:line="240" w:lineRule="auto"/>
      </w:pPr>
      <w:r>
        <w:separator/>
      </w:r>
    </w:p>
  </w:endnote>
  <w:endnote w:type="continuationSeparator" w:id="0">
    <w:p w14:paraId="2ADA0D3B" w14:textId="77777777" w:rsidR="00C60FD0" w:rsidRDefault="00C60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889150"/>
      <w:docPartObj>
        <w:docPartGallery w:val="Page Numbers (Bottom of Page)"/>
        <w:docPartUnique/>
      </w:docPartObj>
    </w:sdtPr>
    <w:sdtEndPr/>
    <w:sdtContent>
      <w:p w14:paraId="2C88118B" w14:textId="77777777" w:rsidR="004649B2" w:rsidRDefault="001E2E16">
        <w:pPr>
          <w:pStyle w:val="Footer"/>
          <w:pBdr>
            <w:top w:val="single" w:sz="4" w:space="1" w:color="D9D9D9"/>
          </w:pBdr>
          <w:jc w:val="right"/>
        </w:pPr>
        <w:r>
          <w:fldChar w:fldCharType="begin"/>
        </w:r>
        <w:r>
          <w:instrText>PAGE</w:instrText>
        </w:r>
        <w:r>
          <w:fldChar w:fldCharType="separate"/>
        </w:r>
        <w:r w:rsidR="00F64E6E">
          <w:rPr>
            <w:noProof/>
          </w:rPr>
          <w:t>5</w:t>
        </w:r>
        <w:r>
          <w:fldChar w:fldCharType="end"/>
        </w:r>
        <w:r>
          <w:t xml:space="preserve"> | </w:t>
        </w:r>
        <w:r>
          <w:rPr>
            <w:color w:val="7F7F7F" w:themeColor="background1" w:themeShade="7F"/>
            <w:spacing w:val="60"/>
          </w:rPr>
          <w:t>Page</w:t>
        </w:r>
      </w:p>
    </w:sdtContent>
  </w:sdt>
  <w:p w14:paraId="7B15BE69" w14:textId="77777777" w:rsidR="004649B2" w:rsidRDefault="001E2E16">
    <w:pPr>
      <w:pStyle w:val="Footer"/>
      <w:rPr>
        <w:sz w:val="20"/>
        <w:szCs w:val="20"/>
      </w:rPr>
    </w:pPr>
    <w:r>
      <w:rPr>
        <w:sz w:val="20"/>
        <w:szCs w:val="20"/>
      </w:rPr>
      <w:t>NaPDI Informatics Core - Repository Data Entry SOPs / In vivo Natural Product Pharmacokinetic Studies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E96B8" w14:textId="77777777" w:rsidR="00C60FD0" w:rsidRDefault="00C60FD0">
      <w:pPr>
        <w:spacing w:after="0" w:line="240" w:lineRule="auto"/>
      </w:pPr>
      <w:r>
        <w:separator/>
      </w:r>
    </w:p>
  </w:footnote>
  <w:footnote w:type="continuationSeparator" w:id="0">
    <w:p w14:paraId="226150B9" w14:textId="77777777" w:rsidR="00C60FD0" w:rsidRDefault="00C60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8D2"/>
    <w:multiLevelType w:val="multilevel"/>
    <w:tmpl w:val="E73C6AD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0CD739AA"/>
    <w:multiLevelType w:val="multilevel"/>
    <w:tmpl w:val="C31E080A"/>
    <w:lvl w:ilvl="0">
      <w:start w:val="4"/>
      <w:numFmt w:val="decimal"/>
      <w:lvlText w:val="%1"/>
      <w:lvlJc w:val="left"/>
      <w:pPr>
        <w:ind w:left="360" w:hanging="360"/>
      </w:pPr>
    </w:lvl>
    <w:lvl w:ilvl="1">
      <w:start w:val="1"/>
      <w:numFmt w:val="decimal"/>
      <w:lvlText w:val="%1.%2"/>
      <w:lvlJc w:val="left"/>
      <w:pPr>
        <w:ind w:left="504" w:hanging="504"/>
      </w:pPr>
      <w:rPr>
        <w:b w:val="0"/>
        <w:i w:val="0"/>
      </w:rPr>
    </w:lvl>
    <w:lvl w:ilvl="2">
      <w:start w:val="1"/>
      <w:numFmt w:val="decimal"/>
      <w:lvlText w:val="%1.%2.%3"/>
      <w:lvlJc w:val="left"/>
      <w:pPr>
        <w:ind w:left="720" w:hanging="72"/>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D0B04C0"/>
    <w:multiLevelType w:val="multilevel"/>
    <w:tmpl w:val="F01E78A0"/>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2F025B2"/>
    <w:multiLevelType w:val="multilevel"/>
    <w:tmpl w:val="B1D0EA7C"/>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4763771"/>
    <w:multiLevelType w:val="multilevel"/>
    <w:tmpl w:val="539CEE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52B438D"/>
    <w:multiLevelType w:val="multilevel"/>
    <w:tmpl w:val="5330CC96"/>
    <w:lvl w:ilvl="0">
      <w:start w:val="3"/>
      <w:numFmt w:val="decimal"/>
      <w:lvlText w:val="%1"/>
      <w:lvlJc w:val="left"/>
      <w:pPr>
        <w:ind w:left="360" w:hanging="360"/>
      </w:pPr>
    </w:lvl>
    <w:lvl w:ilvl="1">
      <w:start w:val="1"/>
      <w:numFmt w:val="decimal"/>
      <w:lvlText w:val="%1.%2"/>
      <w:lvlJc w:val="left"/>
      <w:pPr>
        <w:ind w:left="360" w:hanging="360"/>
      </w:pPr>
      <w:rPr>
        <w:i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193235EB"/>
    <w:multiLevelType w:val="multilevel"/>
    <w:tmpl w:val="547CA92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2A6107BA"/>
    <w:multiLevelType w:val="multilevel"/>
    <w:tmpl w:val="48DA3F88"/>
    <w:lvl w:ilvl="0">
      <w:start w:val="7"/>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EB807DC"/>
    <w:multiLevelType w:val="multilevel"/>
    <w:tmpl w:val="7DF227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16B1BB4"/>
    <w:multiLevelType w:val="hybridMultilevel"/>
    <w:tmpl w:val="F9E8F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0A4EE9"/>
    <w:multiLevelType w:val="multilevel"/>
    <w:tmpl w:val="1B3E98C0"/>
    <w:lvl w:ilvl="0">
      <w:start w:val="3"/>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1" w15:restartNumberingAfterBreak="0">
    <w:nsid w:val="3B3B7791"/>
    <w:multiLevelType w:val="multilevel"/>
    <w:tmpl w:val="91A4A9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A41452"/>
    <w:multiLevelType w:val="multilevel"/>
    <w:tmpl w:val="5EE26F7C"/>
    <w:lvl w:ilvl="0">
      <w:start w:val="1"/>
      <w:numFmt w:val="decimal"/>
      <w:pStyle w:val="Heading1"/>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426D1588"/>
    <w:multiLevelType w:val="multilevel"/>
    <w:tmpl w:val="483469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32109BC"/>
    <w:multiLevelType w:val="multilevel"/>
    <w:tmpl w:val="5FE8C2E4"/>
    <w:lvl w:ilvl="0">
      <w:start w:val="1"/>
      <w:numFmt w:val="bullet"/>
      <w:lvlText w:val="o"/>
      <w:lvlJc w:val="left"/>
      <w:pPr>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4FD6114"/>
    <w:multiLevelType w:val="hybridMultilevel"/>
    <w:tmpl w:val="0978A48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16" w15:restartNumberingAfterBreak="0">
    <w:nsid w:val="4B954AB3"/>
    <w:multiLevelType w:val="multilevel"/>
    <w:tmpl w:val="E72AEAD4"/>
    <w:lvl w:ilvl="0">
      <w:start w:val="3"/>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63565C5"/>
    <w:multiLevelType w:val="multilevel"/>
    <w:tmpl w:val="0E588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64D0196"/>
    <w:multiLevelType w:val="hybridMultilevel"/>
    <w:tmpl w:val="EE3A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85DE9"/>
    <w:multiLevelType w:val="multilevel"/>
    <w:tmpl w:val="DD06E97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E0E027C"/>
    <w:multiLevelType w:val="multilevel"/>
    <w:tmpl w:val="FAC2890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71EE15EB"/>
    <w:multiLevelType w:val="multilevel"/>
    <w:tmpl w:val="27F2C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7AC81998"/>
    <w:multiLevelType w:val="multilevel"/>
    <w:tmpl w:val="44306B5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7F4602C3"/>
    <w:multiLevelType w:val="multilevel"/>
    <w:tmpl w:val="46C667B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432" w:hanging="432"/>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14"/>
  </w:num>
  <w:num w:numId="3">
    <w:abstractNumId w:val="3"/>
  </w:num>
  <w:num w:numId="4">
    <w:abstractNumId w:val="5"/>
  </w:num>
  <w:num w:numId="5">
    <w:abstractNumId w:val="1"/>
  </w:num>
  <w:num w:numId="6">
    <w:abstractNumId w:val="20"/>
  </w:num>
  <w:num w:numId="7">
    <w:abstractNumId w:val="2"/>
  </w:num>
  <w:num w:numId="8">
    <w:abstractNumId w:val="23"/>
  </w:num>
  <w:num w:numId="9">
    <w:abstractNumId w:val="7"/>
  </w:num>
  <w:num w:numId="10">
    <w:abstractNumId w:val="19"/>
  </w:num>
  <w:num w:numId="11">
    <w:abstractNumId w:val="6"/>
  </w:num>
  <w:num w:numId="12">
    <w:abstractNumId w:val="22"/>
  </w:num>
  <w:num w:numId="13">
    <w:abstractNumId w:val="11"/>
  </w:num>
  <w:num w:numId="14">
    <w:abstractNumId w:val="8"/>
  </w:num>
  <w:num w:numId="15">
    <w:abstractNumId w:val="13"/>
  </w:num>
  <w:num w:numId="16">
    <w:abstractNumId w:val="4"/>
  </w:num>
  <w:num w:numId="17">
    <w:abstractNumId w:val="17"/>
  </w:num>
  <w:num w:numId="18">
    <w:abstractNumId w:val="21"/>
  </w:num>
  <w:num w:numId="19">
    <w:abstractNumId w:val="0"/>
  </w:num>
  <w:num w:numId="20">
    <w:abstractNumId w:val="15"/>
  </w:num>
  <w:num w:numId="21">
    <w:abstractNumId w:val="16"/>
  </w:num>
  <w:num w:numId="22">
    <w:abstractNumId w:val="18"/>
  </w:num>
  <w:num w:numId="23">
    <w:abstractNumId w:val="10"/>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er, Caroline">
    <w15:presenceInfo w15:providerId="AD" w15:userId="S::cab327@pitt.edu::7a772316-759e-44b4-ac76-7c99f6ade7a6"/>
  </w15:person>
  <w15:person w15:author="Rachael Morley">
    <w15:presenceInfo w15:providerId="Windows Live" w15:userId="01b1f3fcce741b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9B2"/>
    <w:rsid w:val="00124F76"/>
    <w:rsid w:val="001E2E16"/>
    <w:rsid w:val="002B28F4"/>
    <w:rsid w:val="004649B2"/>
    <w:rsid w:val="00531D22"/>
    <w:rsid w:val="00575745"/>
    <w:rsid w:val="00627296"/>
    <w:rsid w:val="009A496C"/>
    <w:rsid w:val="009F79B8"/>
    <w:rsid w:val="00C60FD0"/>
    <w:rsid w:val="00CC3173"/>
    <w:rsid w:val="00F06DB0"/>
    <w:rsid w:val="00F64E6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3D7B"/>
  <w15:docId w15:val="{75FCE998-A252-4DF5-ACF9-CC54492BF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D27"/>
    <w:pPr>
      <w:spacing w:after="200" w:line="276" w:lineRule="auto"/>
    </w:pPr>
  </w:style>
  <w:style w:type="paragraph" w:styleId="Heading1">
    <w:name w:val="heading 1"/>
    <w:basedOn w:val="Normal"/>
    <w:next w:val="Normal"/>
    <w:link w:val="Heading1Char"/>
    <w:uiPriority w:val="9"/>
    <w:qFormat/>
    <w:rsid w:val="00516941"/>
    <w:pPr>
      <w:numPr>
        <w:numId w:val="1"/>
      </w:numPr>
      <w:shd w:val="clear" w:color="auto" w:fill="DBE5F1" w:themeFill="accent1" w:themeFillTint="33"/>
      <w:outlineLvl w:val="0"/>
    </w:pPr>
    <w:rPr>
      <w:rFonts w:eastAsiaTheme="majorEastAsia" w:cstheme="minorHAnsi"/>
      <w:b/>
      <w:bCs/>
      <w:smallCaps/>
      <w:sz w:val="24"/>
      <w:szCs w:val="24"/>
    </w:rPr>
  </w:style>
  <w:style w:type="paragraph" w:styleId="Heading2">
    <w:name w:val="heading 2"/>
    <w:basedOn w:val="Normal"/>
    <w:next w:val="Normal"/>
    <w:link w:val="Heading2Char"/>
    <w:uiPriority w:val="9"/>
    <w:unhideWhenUsed/>
    <w:qFormat/>
    <w:rsid w:val="003E0318"/>
    <w:pPr>
      <w:keepNext/>
      <w:keepLines/>
      <w:spacing w:after="240"/>
      <w:outlineLvl w:val="1"/>
    </w:pPr>
    <w:rPr>
      <w:rFonts w:eastAsiaTheme="majorEastAsia" w:cstheme="minorHAnsi"/>
      <w:bCs/>
    </w:rPr>
  </w:style>
  <w:style w:type="paragraph" w:styleId="Heading3">
    <w:name w:val="heading 3"/>
    <w:basedOn w:val="Normal"/>
    <w:next w:val="Normal"/>
    <w:link w:val="Heading3Char"/>
    <w:uiPriority w:val="9"/>
    <w:unhideWhenUsed/>
    <w:qFormat/>
    <w:rsid w:val="005808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75183"/>
    <w:rPr>
      <w:rFonts w:asciiTheme="majorHAnsi" w:eastAsiaTheme="majorEastAsia" w:hAnsiTheme="majorHAnsi" w:cstheme="majorBidi"/>
      <w:color w:val="17365D" w:themeColor="text2" w:themeShade="BF"/>
      <w:spacing w:val="5"/>
      <w:sz w:val="52"/>
      <w:szCs w:val="52"/>
    </w:rPr>
  </w:style>
  <w:style w:type="character" w:customStyle="1" w:styleId="InternetLink">
    <w:name w:val="Internet Link"/>
    <w:basedOn w:val="DefaultParagraphFont"/>
    <w:uiPriority w:val="99"/>
    <w:unhideWhenUsed/>
    <w:rsid w:val="00075183"/>
    <w:rPr>
      <w:color w:val="FFFFFF"/>
      <w:u w:val="single"/>
    </w:rPr>
  </w:style>
  <w:style w:type="character" w:customStyle="1" w:styleId="BalloonTextChar">
    <w:name w:val="Balloon Text Char"/>
    <w:basedOn w:val="DefaultParagraphFont"/>
    <w:link w:val="BalloonText"/>
    <w:uiPriority w:val="99"/>
    <w:semiHidden/>
    <w:qFormat/>
    <w:rsid w:val="00075183"/>
    <w:rPr>
      <w:rFonts w:ascii="Tahoma" w:hAnsi="Tahoma" w:cs="Tahoma"/>
      <w:sz w:val="16"/>
      <w:szCs w:val="16"/>
    </w:rPr>
  </w:style>
  <w:style w:type="character" w:customStyle="1" w:styleId="dierrortext1">
    <w:name w:val="di_errortext1"/>
    <w:basedOn w:val="DefaultParagraphFont"/>
    <w:qFormat/>
    <w:rsid w:val="007A0038"/>
    <w:rPr>
      <w:rFonts w:ascii="Arial" w:hAnsi="Arial" w:cs="Arial"/>
      <w:color w:val="CC0000"/>
      <w:sz w:val="18"/>
      <w:szCs w:val="18"/>
    </w:rPr>
  </w:style>
  <w:style w:type="character" w:styleId="IntenseEmphasis">
    <w:name w:val="Intense Emphasis"/>
    <w:basedOn w:val="DefaultParagraphFont"/>
    <w:uiPriority w:val="21"/>
    <w:qFormat/>
    <w:rsid w:val="00B31ED2"/>
    <w:rPr>
      <w:b/>
      <w:bCs/>
      <w:i/>
      <w:iCs/>
      <w:color w:val="4F81BD" w:themeColor="accent1"/>
    </w:rPr>
  </w:style>
  <w:style w:type="character" w:styleId="SubtleEmphasis">
    <w:name w:val="Subtle Emphasis"/>
    <w:basedOn w:val="DefaultParagraphFont"/>
    <w:uiPriority w:val="19"/>
    <w:qFormat/>
    <w:rsid w:val="00511DE4"/>
    <w:rPr>
      <w:i/>
      <w:iCs/>
      <w:color w:val="808080" w:themeColor="text1" w:themeTint="7F"/>
    </w:rPr>
  </w:style>
  <w:style w:type="character" w:customStyle="1" w:styleId="diplain1">
    <w:name w:val="di_plain1"/>
    <w:basedOn w:val="DefaultParagraphFont"/>
    <w:qFormat/>
    <w:rsid w:val="0040666D"/>
    <w:rPr>
      <w:rFonts w:ascii="Arial" w:hAnsi="Arial" w:cs="Arial"/>
      <w:color w:val="666666"/>
      <w:sz w:val="18"/>
      <w:szCs w:val="18"/>
    </w:rPr>
  </w:style>
  <w:style w:type="character" w:styleId="BookTitle">
    <w:name w:val="Book Title"/>
    <w:basedOn w:val="DefaultParagraphFont"/>
    <w:uiPriority w:val="33"/>
    <w:qFormat/>
    <w:rsid w:val="008D352E"/>
    <w:rPr>
      <w:b/>
      <w:bCs/>
      <w:smallCaps/>
      <w:spacing w:val="5"/>
    </w:rPr>
  </w:style>
  <w:style w:type="character" w:customStyle="1" w:styleId="HeaderChar">
    <w:name w:val="Header Char"/>
    <w:basedOn w:val="DefaultParagraphFont"/>
    <w:link w:val="Header"/>
    <w:uiPriority w:val="99"/>
    <w:qFormat/>
    <w:rsid w:val="005F4B66"/>
  </w:style>
  <w:style w:type="character" w:customStyle="1" w:styleId="FooterChar">
    <w:name w:val="Footer Char"/>
    <w:basedOn w:val="DefaultParagraphFont"/>
    <w:link w:val="Footer"/>
    <w:uiPriority w:val="99"/>
    <w:qFormat/>
    <w:rsid w:val="005F4B66"/>
  </w:style>
  <w:style w:type="character" w:styleId="IntenseReference">
    <w:name w:val="Intense Reference"/>
    <w:basedOn w:val="DefaultParagraphFont"/>
    <w:uiPriority w:val="32"/>
    <w:qFormat/>
    <w:rsid w:val="00162947"/>
    <w:rPr>
      <w:b/>
      <w:bCs/>
      <w:smallCaps/>
      <w:color w:val="C0504D" w:themeColor="accent2"/>
      <w:spacing w:val="5"/>
      <w:u w:val="single"/>
    </w:rPr>
  </w:style>
  <w:style w:type="character" w:customStyle="1" w:styleId="Heading1Char">
    <w:name w:val="Heading 1 Char"/>
    <w:basedOn w:val="DefaultParagraphFont"/>
    <w:link w:val="Heading1"/>
    <w:uiPriority w:val="9"/>
    <w:qFormat/>
    <w:rsid w:val="00516941"/>
    <w:rPr>
      <w:rFonts w:eastAsiaTheme="majorEastAsia" w:cstheme="minorHAnsi"/>
      <w:smallCaps/>
      <w:sz w:val="24"/>
      <w:szCs w:val="24"/>
      <w:shd w:val="clear" w:color="auto" w:fill="DBE5F1"/>
    </w:rPr>
  </w:style>
  <w:style w:type="character" w:customStyle="1" w:styleId="ditextbox1">
    <w:name w:val="di_textbox1"/>
    <w:basedOn w:val="DefaultParagraphFont"/>
    <w:qFormat/>
    <w:rsid w:val="00E51688"/>
    <w:rPr>
      <w:rFonts w:ascii="Arial" w:hAnsi="Arial" w:cs="Arial"/>
      <w:color w:val="000000"/>
      <w:sz w:val="18"/>
      <w:szCs w:val="18"/>
    </w:rPr>
  </w:style>
  <w:style w:type="character" w:styleId="Strong">
    <w:name w:val="Strong"/>
    <w:basedOn w:val="DefaultParagraphFont"/>
    <w:uiPriority w:val="22"/>
    <w:qFormat/>
    <w:rsid w:val="0048682F"/>
    <w:rPr>
      <w:b/>
      <w:bCs/>
    </w:rPr>
  </w:style>
  <w:style w:type="character" w:customStyle="1" w:styleId="disubheader1">
    <w:name w:val="di_subheader1"/>
    <w:basedOn w:val="DefaultParagraphFont"/>
    <w:qFormat/>
    <w:rsid w:val="009F4FD2"/>
    <w:rPr>
      <w:rFonts w:ascii="Arial" w:hAnsi="Arial" w:cs="Arial"/>
      <w:b/>
      <w:bCs/>
      <w:strike w:val="0"/>
      <w:dstrike w:val="0"/>
      <w:color w:val="336699"/>
      <w:sz w:val="24"/>
      <w:szCs w:val="24"/>
      <w:u w:val="none"/>
      <w:effect w:val="none"/>
    </w:rPr>
  </w:style>
  <w:style w:type="character" w:customStyle="1" w:styleId="dismallheader1">
    <w:name w:val="di_smallheader1"/>
    <w:basedOn w:val="DefaultParagraphFont"/>
    <w:qFormat/>
    <w:rsid w:val="00026F90"/>
    <w:rPr>
      <w:rFonts w:ascii="Arial" w:hAnsi="Arial" w:cs="Arial"/>
      <w:b/>
      <w:bCs/>
      <w:strike w:val="0"/>
      <w:dstrike w:val="0"/>
      <w:color w:val="336699"/>
      <w:sz w:val="21"/>
      <w:szCs w:val="21"/>
      <w:u w:val="none"/>
      <w:effect w:val="none"/>
    </w:rPr>
  </w:style>
  <w:style w:type="character" w:customStyle="1" w:styleId="diplain2">
    <w:name w:val="di_plain2"/>
    <w:basedOn w:val="DefaultParagraphFont"/>
    <w:qFormat/>
    <w:rsid w:val="00026F90"/>
    <w:rPr>
      <w:rFonts w:ascii="Arial" w:hAnsi="Arial" w:cs="Arial"/>
      <w:color w:val="666666"/>
      <w:sz w:val="18"/>
      <w:szCs w:val="18"/>
    </w:rPr>
  </w:style>
  <w:style w:type="character" w:customStyle="1" w:styleId="Heading2Char">
    <w:name w:val="Heading 2 Char"/>
    <w:basedOn w:val="DefaultParagraphFont"/>
    <w:link w:val="Heading2"/>
    <w:uiPriority w:val="9"/>
    <w:qFormat/>
    <w:rsid w:val="003E0318"/>
    <w:rPr>
      <w:rFonts w:eastAsiaTheme="majorEastAsia" w:cstheme="minorHAnsi"/>
      <w:bCs/>
    </w:rPr>
  </w:style>
  <w:style w:type="character" w:customStyle="1" w:styleId="Heading3Char">
    <w:name w:val="Heading 3 Char"/>
    <w:basedOn w:val="DefaultParagraphFont"/>
    <w:link w:val="Heading3"/>
    <w:uiPriority w:val="9"/>
    <w:qFormat/>
    <w:rsid w:val="005808F6"/>
    <w:rPr>
      <w:rFonts w:asciiTheme="majorHAnsi" w:eastAsiaTheme="majorEastAsia" w:hAnsiTheme="majorHAnsi" w:cstheme="majorBidi"/>
      <w:b/>
      <w:bCs/>
      <w:color w:val="4F81BD" w:themeColor="accent1"/>
    </w:rPr>
  </w:style>
  <w:style w:type="character" w:customStyle="1" w:styleId="ditextbox2">
    <w:name w:val="di_textbox2"/>
    <w:basedOn w:val="DefaultParagraphFont"/>
    <w:qFormat/>
    <w:rsid w:val="00DB78DD"/>
    <w:rPr>
      <w:rFonts w:ascii="Arial" w:hAnsi="Arial" w:cs="Arial"/>
      <w:color w:val="000000"/>
      <w:sz w:val="18"/>
      <w:szCs w:val="18"/>
    </w:rPr>
  </w:style>
  <w:style w:type="character" w:customStyle="1" w:styleId="ditextbox3">
    <w:name w:val="di_textbox3"/>
    <w:basedOn w:val="DefaultParagraphFont"/>
    <w:qFormat/>
    <w:rsid w:val="00DB78DD"/>
    <w:rPr>
      <w:rFonts w:ascii="Arial" w:hAnsi="Arial" w:cs="Arial"/>
      <w:color w:val="000000"/>
      <w:sz w:val="18"/>
      <w:szCs w:val="18"/>
    </w:rPr>
  </w:style>
  <w:style w:type="character" w:customStyle="1" w:styleId="ditextbox5">
    <w:name w:val="di_textbox5"/>
    <w:basedOn w:val="DefaultParagraphFont"/>
    <w:qFormat/>
    <w:rsid w:val="00DB78DD"/>
    <w:rPr>
      <w:rFonts w:ascii="Arial" w:hAnsi="Arial" w:cs="Arial"/>
      <w:color w:val="000000"/>
      <w:sz w:val="18"/>
      <w:szCs w:val="18"/>
    </w:rPr>
  </w:style>
  <w:style w:type="character" w:customStyle="1" w:styleId="apple-converted-space">
    <w:name w:val="apple-converted-space"/>
    <w:basedOn w:val="DefaultParagraphFont"/>
    <w:qFormat/>
    <w:rsid w:val="000B0537"/>
  </w:style>
  <w:style w:type="character" w:styleId="CommentReference">
    <w:name w:val="annotation reference"/>
    <w:basedOn w:val="DefaultParagraphFont"/>
    <w:uiPriority w:val="99"/>
    <w:semiHidden/>
    <w:unhideWhenUsed/>
    <w:qFormat/>
    <w:rsid w:val="00626373"/>
    <w:rPr>
      <w:sz w:val="16"/>
      <w:szCs w:val="16"/>
    </w:rPr>
  </w:style>
  <w:style w:type="character" w:customStyle="1" w:styleId="CommentTextChar">
    <w:name w:val="Comment Text Char"/>
    <w:basedOn w:val="DefaultParagraphFont"/>
    <w:link w:val="CommentText"/>
    <w:uiPriority w:val="99"/>
    <w:semiHidden/>
    <w:qFormat/>
    <w:rsid w:val="00626373"/>
    <w:rPr>
      <w:sz w:val="20"/>
      <w:szCs w:val="20"/>
    </w:rPr>
  </w:style>
  <w:style w:type="character" w:customStyle="1" w:styleId="CommentSubjectChar">
    <w:name w:val="Comment Subject Char"/>
    <w:basedOn w:val="CommentTextChar"/>
    <w:link w:val="CommentSubject"/>
    <w:uiPriority w:val="99"/>
    <w:semiHidden/>
    <w:qFormat/>
    <w:rsid w:val="00626373"/>
    <w:rPr>
      <w:b/>
      <w:bCs/>
      <w:sz w:val="20"/>
      <w:szCs w:val="20"/>
    </w:rPr>
  </w:style>
  <w:style w:type="character" w:customStyle="1" w:styleId="NoSpacingChar">
    <w:name w:val="No Spacing Char"/>
    <w:basedOn w:val="DefaultParagraphFont"/>
    <w:link w:val="NoSpacing"/>
    <w:uiPriority w:val="1"/>
    <w:qFormat/>
    <w:rsid w:val="006D3C54"/>
  </w:style>
  <w:style w:type="character" w:styleId="FollowedHyperlink">
    <w:name w:val="FollowedHyperlink"/>
    <w:basedOn w:val="DefaultParagraphFont"/>
    <w:uiPriority w:val="99"/>
    <w:semiHidden/>
    <w:unhideWhenUsed/>
    <w:qFormat/>
    <w:rsid w:val="003E0318"/>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sz w:val="20"/>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Calibri"/>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i w:val="0"/>
    </w:rPr>
  </w:style>
  <w:style w:type="character" w:customStyle="1" w:styleId="ListLabel16">
    <w:name w:val="ListLabel 16"/>
    <w:qFormat/>
    <w:rPr>
      <w:b w:val="0"/>
      <w:i w:val="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075183"/>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ListParagraph">
    <w:name w:val="List Paragraph"/>
    <w:basedOn w:val="Normal"/>
    <w:qFormat/>
    <w:rsid w:val="00075183"/>
    <w:pPr>
      <w:ind w:left="720"/>
      <w:contextualSpacing/>
    </w:pPr>
  </w:style>
  <w:style w:type="paragraph" w:styleId="BalloonText">
    <w:name w:val="Balloon Text"/>
    <w:basedOn w:val="Normal"/>
    <w:link w:val="BalloonTextChar"/>
    <w:uiPriority w:val="99"/>
    <w:semiHidden/>
    <w:unhideWhenUsed/>
    <w:qFormat/>
    <w:rsid w:val="00075183"/>
    <w:pPr>
      <w:spacing w:after="0" w:line="240" w:lineRule="auto"/>
    </w:pPr>
    <w:rPr>
      <w:rFonts w:ascii="Tahoma" w:hAnsi="Tahoma" w:cs="Tahoma"/>
      <w:sz w:val="16"/>
      <w:szCs w:val="16"/>
    </w:rPr>
  </w:style>
  <w:style w:type="paragraph" w:styleId="NoSpacing">
    <w:name w:val="No Spacing"/>
    <w:link w:val="NoSpacingChar"/>
    <w:uiPriority w:val="1"/>
    <w:qFormat/>
    <w:rsid w:val="008D352E"/>
  </w:style>
  <w:style w:type="paragraph" w:styleId="Header">
    <w:name w:val="header"/>
    <w:basedOn w:val="Normal"/>
    <w:link w:val="HeaderChar"/>
    <w:uiPriority w:val="99"/>
    <w:unhideWhenUsed/>
    <w:rsid w:val="005F4B66"/>
    <w:pPr>
      <w:tabs>
        <w:tab w:val="center" w:pos="4680"/>
        <w:tab w:val="right" w:pos="9360"/>
      </w:tabs>
      <w:spacing w:after="0" w:line="240" w:lineRule="auto"/>
    </w:pPr>
  </w:style>
  <w:style w:type="paragraph" w:styleId="Footer">
    <w:name w:val="footer"/>
    <w:basedOn w:val="Normal"/>
    <w:link w:val="FooterChar"/>
    <w:uiPriority w:val="99"/>
    <w:unhideWhenUsed/>
    <w:rsid w:val="005F4B66"/>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qFormat/>
    <w:rsid w:val="0062637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626373"/>
    <w:rPr>
      <w:b/>
      <w:bCs/>
    </w:rPr>
  </w:style>
  <w:style w:type="paragraph" w:styleId="TOCHeading">
    <w:name w:val="TOC Heading"/>
    <w:basedOn w:val="Heading1"/>
    <w:next w:val="Normal"/>
    <w:uiPriority w:val="39"/>
    <w:semiHidden/>
    <w:unhideWhenUsed/>
    <w:qFormat/>
    <w:rsid w:val="00E21C5A"/>
    <w:pPr>
      <w:numPr>
        <w:numId w:val="0"/>
      </w:numPr>
      <w:shd w:val="clear" w:color="auto" w:fill="DBE5F1"/>
    </w:pPr>
    <w:rPr>
      <w:lang w:eastAsia="ja-JP"/>
    </w:rPr>
  </w:style>
  <w:style w:type="paragraph" w:styleId="TOC2">
    <w:name w:val="toc 2"/>
    <w:basedOn w:val="Normal"/>
    <w:next w:val="Normal"/>
    <w:autoRedefine/>
    <w:uiPriority w:val="39"/>
    <w:unhideWhenUsed/>
    <w:rsid w:val="00E21C5A"/>
    <w:pPr>
      <w:spacing w:after="100"/>
      <w:ind w:left="220"/>
    </w:pPr>
  </w:style>
  <w:style w:type="paragraph" w:styleId="TOC1">
    <w:name w:val="toc 1"/>
    <w:basedOn w:val="Normal"/>
    <w:next w:val="Normal"/>
    <w:autoRedefine/>
    <w:uiPriority w:val="39"/>
    <w:unhideWhenUsed/>
    <w:rsid w:val="00E21C5A"/>
    <w:pPr>
      <w:spacing w:after="100"/>
    </w:pPr>
  </w:style>
  <w:style w:type="paragraph" w:styleId="TOC3">
    <w:name w:val="toc 3"/>
    <w:basedOn w:val="Normal"/>
    <w:next w:val="Normal"/>
    <w:autoRedefine/>
    <w:uiPriority w:val="39"/>
    <w:unhideWhenUsed/>
    <w:rsid w:val="00E21C5A"/>
    <w:pPr>
      <w:spacing w:after="100"/>
      <w:ind w:left="440"/>
    </w:pPr>
    <w:rPr>
      <w:rFonts w:eastAsiaTheme="minorEastAsia"/>
    </w:rPr>
  </w:style>
  <w:style w:type="paragraph" w:styleId="TOC4">
    <w:name w:val="toc 4"/>
    <w:basedOn w:val="Normal"/>
    <w:next w:val="Normal"/>
    <w:autoRedefine/>
    <w:uiPriority w:val="39"/>
    <w:unhideWhenUsed/>
    <w:rsid w:val="00E21C5A"/>
    <w:pPr>
      <w:spacing w:after="100"/>
      <w:ind w:left="660"/>
    </w:pPr>
    <w:rPr>
      <w:rFonts w:eastAsiaTheme="minorEastAsia"/>
    </w:rPr>
  </w:style>
  <w:style w:type="paragraph" w:styleId="TOC5">
    <w:name w:val="toc 5"/>
    <w:basedOn w:val="Normal"/>
    <w:next w:val="Normal"/>
    <w:autoRedefine/>
    <w:uiPriority w:val="39"/>
    <w:unhideWhenUsed/>
    <w:rsid w:val="00E21C5A"/>
    <w:pPr>
      <w:spacing w:after="100"/>
      <w:ind w:left="880"/>
    </w:pPr>
    <w:rPr>
      <w:rFonts w:eastAsiaTheme="minorEastAsia"/>
    </w:rPr>
  </w:style>
  <w:style w:type="paragraph" w:styleId="TOC6">
    <w:name w:val="toc 6"/>
    <w:basedOn w:val="Normal"/>
    <w:next w:val="Normal"/>
    <w:autoRedefine/>
    <w:uiPriority w:val="39"/>
    <w:unhideWhenUsed/>
    <w:rsid w:val="00E21C5A"/>
    <w:pPr>
      <w:spacing w:after="100"/>
      <w:ind w:left="1100"/>
    </w:pPr>
    <w:rPr>
      <w:rFonts w:eastAsiaTheme="minorEastAsia"/>
    </w:rPr>
  </w:style>
  <w:style w:type="paragraph" w:styleId="TOC7">
    <w:name w:val="toc 7"/>
    <w:basedOn w:val="Normal"/>
    <w:next w:val="Normal"/>
    <w:autoRedefine/>
    <w:uiPriority w:val="39"/>
    <w:unhideWhenUsed/>
    <w:rsid w:val="00E21C5A"/>
    <w:pPr>
      <w:spacing w:after="100"/>
      <w:ind w:left="1320"/>
    </w:pPr>
    <w:rPr>
      <w:rFonts w:eastAsiaTheme="minorEastAsia"/>
    </w:rPr>
  </w:style>
  <w:style w:type="paragraph" w:styleId="TOC8">
    <w:name w:val="toc 8"/>
    <w:basedOn w:val="Normal"/>
    <w:next w:val="Normal"/>
    <w:autoRedefine/>
    <w:uiPriority w:val="39"/>
    <w:unhideWhenUsed/>
    <w:rsid w:val="00E21C5A"/>
    <w:pPr>
      <w:spacing w:after="100"/>
      <w:ind w:left="1540"/>
    </w:pPr>
    <w:rPr>
      <w:rFonts w:eastAsiaTheme="minorEastAsia"/>
    </w:rPr>
  </w:style>
  <w:style w:type="paragraph" w:styleId="TOC9">
    <w:name w:val="toc 9"/>
    <w:basedOn w:val="Normal"/>
    <w:next w:val="Normal"/>
    <w:autoRedefine/>
    <w:uiPriority w:val="39"/>
    <w:unhideWhenUsed/>
    <w:rsid w:val="00E21C5A"/>
    <w:pPr>
      <w:spacing w:after="100"/>
      <w:ind w:left="1760"/>
    </w:pPr>
    <w:rPr>
      <w:rFonts w:eastAsiaTheme="minorEastAsia"/>
    </w:rPr>
  </w:style>
  <w:style w:type="paragraph" w:styleId="Revision">
    <w:name w:val="Revision"/>
    <w:uiPriority w:val="99"/>
    <w:semiHidden/>
    <w:qFormat/>
    <w:rsid w:val="00A87067"/>
  </w:style>
  <w:style w:type="table" w:styleId="TableGrid">
    <w:name w:val="Table Grid"/>
    <w:basedOn w:val="TableNormal"/>
    <w:uiPriority w:val="59"/>
    <w:rsid w:val="007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DD2C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11">
    <w:name w:val="Plain Table 11"/>
    <w:basedOn w:val="TableNormal"/>
    <w:uiPriority w:val="41"/>
    <w:rsid w:val="008C7E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720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304F8-F1B6-C743-9D21-68E11FDD1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16</Pages>
  <Words>2096</Words>
  <Characters>11950</Characters>
  <Application>Microsoft Office Word</Application>
  <DocSecurity>0</DocSecurity>
  <Lines>99</Lines>
  <Paragraphs>28</Paragraphs>
  <ScaleCrop>false</ScaleCrop>
  <Company>Microsoft</Company>
  <LinksUpToDate>false</LinksUpToDate>
  <CharactersWithSpaces>14018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NaPDI Repository Data Entry SOP:                                In vivo Natural Product Pharmacokinetic Studies</dc:title>
  <dc:subject>Version 1</dc:subject>
  <dc:creator>Author: Isabelle Ragueneau</dc:creator>
  <dc:description/>
  <cp:lastModifiedBy>Birer, Caroline</cp:lastModifiedBy>
  <cp:revision>25</cp:revision>
  <cp:lastPrinted>2017-03-29T22:15:00Z</cp:lastPrinted>
  <dcterms:created xsi:type="dcterms:W3CDTF">2017-03-29T20:40:00Z</dcterms:created>
  <dcterms:modified xsi:type="dcterms:W3CDTF">2019-08-05T19:41:00Z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